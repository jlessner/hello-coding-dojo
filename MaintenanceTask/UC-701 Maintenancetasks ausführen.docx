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D16" w:rsidRDefault="004F7D16" w:rsidP="004F7D16">
      <w:pPr>
        <w:pStyle w:val="berschrift"/>
        <w:rPr>
          <w:rFonts w:cs="Arial"/>
        </w:rPr>
      </w:pPr>
      <w:proofErr w:type="spellStart"/>
      <w:r>
        <w:rPr>
          <w:rFonts w:cs="Arial"/>
        </w:rPr>
        <w:t>Dokumentenhistorie</w:t>
      </w:r>
      <w:proofErr w:type="spellEnd"/>
      <w:r>
        <w:rPr>
          <w:rFonts w:cs="Arial"/>
        </w:rPr>
        <w:t xml:space="preserve"> / </w:t>
      </w:r>
      <w:r w:rsidR="006F43B5">
        <w:rPr>
          <w:rFonts w:cs="Arial"/>
        </w:rPr>
        <w:t>U</w:t>
      </w:r>
      <w:r>
        <w:rPr>
          <w:rFonts w:cs="Arial"/>
        </w:rPr>
        <w:t>C-Lifecycle</w:t>
      </w:r>
    </w:p>
    <w:tbl>
      <w:tblPr>
        <w:tblW w:w="5000" w:type="pct"/>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28"/>
        <w:gridCol w:w="4159"/>
        <w:gridCol w:w="1560"/>
        <w:gridCol w:w="1418"/>
        <w:gridCol w:w="1798"/>
      </w:tblGrid>
      <w:tr w:rsidR="00DF3F62" w:rsidTr="000A5F45">
        <w:tc>
          <w:tcPr>
            <w:tcW w:w="424" w:type="pct"/>
            <w:tcBorders>
              <w:top w:val="single" w:sz="6" w:space="0" w:color="auto"/>
              <w:left w:val="single" w:sz="6" w:space="0" w:color="auto"/>
              <w:bottom w:val="single" w:sz="6" w:space="0" w:color="auto"/>
              <w:right w:val="single" w:sz="6" w:space="0" w:color="auto"/>
            </w:tcBorders>
            <w:shd w:val="clear" w:color="auto" w:fill="E0E0E0"/>
          </w:tcPr>
          <w:p w:rsidR="00DF3F62" w:rsidRDefault="00DF3F62">
            <w:pPr>
              <w:pStyle w:val="Verzeichnis1"/>
              <w:rPr>
                <w:rFonts w:cs="Arial"/>
                <w:lang w:val="de-DE"/>
              </w:rPr>
            </w:pPr>
            <w:r>
              <w:rPr>
                <w:rFonts w:cs="Arial"/>
                <w:lang w:val="de-DE"/>
              </w:rPr>
              <w:t>Ver-</w:t>
            </w:r>
            <w:proofErr w:type="spellStart"/>
            <w:r>
              <w:rPr>
                <w:rFonts w:cs="Arial"/>
                <w:lang w:val="de-DE"/>
              </w:rPr>
              <w:t>sion</w:t>
            </w:r>
            <w:proofErr w:type="spellEnd"/>
          </w:p>
        </w:tc>
        <w:tc>
          <w:tcPr>
            <w:tcW w:w="2130" w:type="pct"/>
            <w:tcBorders>
              <w:top w:val="single" w:sz="6" w:space="0" w:color="auto"/>
              <w:left w:val="single" w:sz="6" w:space="0" w:color="auto"/>
              <w:bottom w:val="single" w:sz="6" w:space="0" w:color="auto"/>
              <w:right w:val="single" w:sz="6" w:space="0" w:color="auto"/>
            </w:tcBorders>
            <w:shd w:val="clear" w:color="auto" w:fill="E0E0E0"/>
          </w:tcPr>
          <w:p w:rsidR="00DF3F62" w:rsidRDefault="00DF3F62">
            <w:pPr>
              <w:pStyle w:val="Verzeichnis1"/>
              <w:rPr>
                <w:rFonts w:cs="Arial"/>
                <w:lang w:val="de-DE"/>
              </w:rPr>
            </w:pPr>
            <w:r>
              <w:rPr>
                <w:rFonts w:cs="Arial"/>
                <w:lang w:val="de-DE"/>
              </w:rPr>
              <w:t>Aktivität</w:t>
            </w:r>
          </w:p>
        </w:tc>
        <w:tc>
          <w:tcPr>
            <w:tcW w:w="799" w:type="pct"/>
            <w:tcBorders>
              <w:top w:val="single" w:sz="6" w:space="0" w:color="auto"/>
              <w:left w:val="single" w:sz="6" w:space="0" w:color="auto"/>
              <w:bottom w:val="single" w:sz="6" w:space="0" w:color="auto"/>
              <w:right w:val="single" w:sz="6" w:space="0" w:color="auto"/>
            </w:tcBorders>
            <w:shd w:val="clear" w:color="auto" w:fill="E0E0E0"/>
          </w:tcPr>
          <w:p w:rsidR="00DF3F62" w:rsidRDefault="00DF3F62">
            <w:pPr>
              <w:pStyle w:val="Verzeichnis1"/>
              <w:rPr>
                <w:rFonts w:cs="Arial"/>
                <w:lang w:val="de-DE"/>
              </w:rPr>
            </w:pPr>
            <w:r>
              <w:rPr>
                <w:rFonts w:cs="Arial"/>
                <w:lang w:val="de-DE"/>
              </w:rPr>
              <w:t>Autor</w:t>
            </w:r>
          </w:p>
        </w:tc>
        <w:tc>
          <w:tcPr>
            <w:tcW w:w="726" w:type="pct"/>
            <w:tcBorders>
              <w:top w:val="single" w:sz="6" w:space="0" w:color="auto"/>
              <w:left w:val="single" w:sz="6" w:space="0" w:color="auto"/>
              <w:bottom w:val="single" w:sz="6" w:space="0" w:color="auto"/>
              <w:right w:val="single" w:sz="6" w:space="0" w:color="auto"/>
            </w:tcBorders>
            <w:shd w:val="clear" w:color="auto" w:fill="E0E0E0"/>
          </w:tcPr>
          <w:p w:rsidR="00DF3F62" w:rsidRDefault="00DF3F62">
            <w:pPr>
              <w:pStyle w:val="Verzeichnis1"/>
              <w:rPr>
                <w:rFonts w:cs="Arial"/>
                <w:lang w:val="de-DE"/>
              </w:rPr>
            </w:pPr>
            <w:r>
              <w:rPr>
                <w:rFonts w:cs="Arial"/>
                <w:lang w:val="de-DE"/>
              </w:rPr>
              <w:t>Datum</w:t>
            </w:r>
          </w:p>
        </w:tc>
        <w:tc>
          <w:tcPr>
            <w:tcW w:w="921" w:type="pct"/>
            <w:tcBorders>
              <w:top w:val="single" w:sz="6" w:space="0" w:color="auto"/>
              <w:left w:val="single" w:sz="6" w:space="0" w:color="auto"/>
              <w:bottom w:val="single" w:sz="6" w:space="0" w:color="auto"/>
              <w:right w:val="single" w:sz="6" w:space="0" w:color="auto"/>
            </w:tcBorders>
            <w:shd w:val="clear" w:color="auto" w:fill="E0E0E0"/>
          </w:tcPr>
          <w:p w:rsidR="00DF3F62" w:rsidRDefault="00DF3F62">
            <w:pPr>
              <w:pStyle w:val="Verzeichnis1"/>
              <w:rPr>
                <w:rFonts w:cs="Arial"/>
                <w:lang w:val="de-DE"/>
              </w:rPr>
            </w:pPr>
            <w:r>
              <w:rPr>
                <w:rFonts w:cs="Arial"/>
                <w:lang w:val="de-DE"/>
              </w:rPr>
              <w:t>Folgeaktion/</w:t>
            </w:r>
          </w:p>
          <w:p w:rsidR="00DF3F62" w:rsidRDefault="00DF3F62">
            <w:pPr>
              <w:pStyle w:val="Verzeichnis1"/>
              <w:rPr>
                <w:rFonts w:cs="Arial"/>
                <w:lang w:val="de-DE"/>
              </w:rPr>
            </w:pPr>
            <w:r>
              <w:rPr>
                <w:rFonts w:cs="Arial"/>
                <w:lang w:val="de-DE"/>
              </w:rPr>
              <w:t>Ergebnis</w:t>
            </w:r>
          </w:p>
        </w:tc>
      </w:tr>
      <w:tr w:rsidR="00AF74EB" w:rsidRPr="00AF74EB" w:rsidTr="000A5F45">
        <w:tc>
          <w:tcPr>
            <w:tcW w:w="424" w:type="pct"/>
            <w:tcBorders>
              <w:top w:val="single" w:sz="6" w:space="0" w:color="auto"/>
              <w:left w:val="single" w:sz="6" w:space="0" w:color="auto"/>
              <w:bottom w:val="single" w:sz="6" w:space="0" w:color="auto"/>
              <w:right w:val="single" w:sz="6" w:space="0" w:color="auto"/>
            </w:tcBorders>
          </w:tcPr>
          <w:p w:rsidR="00AF74EB" w:rsidRPr="008131CE" w:rsidRDefault="001D3615" w:rsidP="00BE483B">
            <w:pPr>
              <w:widowControl w:val="0"/>
              <w:suppressAutoHyphens/>
              <w:rPr>
                <w:rFonts w:cs="Arial"/>
                <w:bCs/>
              </w:rPr>
            </w:pPr>
            <w:r>
              <w:rPr>
                <w:rFonts w:cs="Arial"/>
                <w:bCs/>
              </w:rPr>
              <w:t>0.1</w:t>
            </w:r>
          </w:p>
        </w:tc>
        <w:tc>
          <w:tcPr>
            <w:tcW w:w="2130" w:type="pct"/>
            <w:tcBorders>
              <w:top w:val="single" w:sz="6" w:space="0" w:color="auto"/>
              <w:left w:val="single" w:sz="6" w:space="0" w:color="auto"/>
              <w:bottom w:val="single" w:sz="6" w:space="0" w:color="auto"/>
              <w:right w:val="single" w:sz="6" w:space="0" w:color="auto"/>
            </w:tcBorders>
          </w:tcPr>
          <w:p w:rsidR="00187A68" w:rsidRPr="00AD6691" w:rsidRDefault="00AD6691" w:rsidP="00AD6691">
            <w:pPr>
              <w:rPr>
                <w:lang w:val="de-DE"/>
              </w:rPr>
            </w:pPr>
            <w:r w:rsidRPr="00AD6691">
              <w:rPr>
                <w:lang w:val="de-DE"/>
              </w:rPr>
              <w:t>Initiale Erstellung</w:t>
            </w:r>
          </w:p>
        </w:tc>
        <w:tc>
          <w:tcPr>
            <w:tcW w:w="799" w:type="pct"/>
            <w:tcBorders>
              <w:top w:val="single" w:sz="6" w:space="0" w:color="auto"/>
              <w:left w:val="single" w:sz="6" w:space="0" w:color="auto"/>
              <w:bottom w:val="single" w:sz="6" w:space="0" w:color="auto"/>
              <w:right w:val="single" w:sz="6" w:space="0" w:color="auto"/>
            </w:tcBorders>
          </w:tcPr>
          <w:p w:rsidR="00AF74EB" w:rsidRPr="008131CE" w:rsidRDefault="00AF74EB" w:rsidP="00BE483B">
            <w:pPr>
              <w:widowControl w:val="0"/>
              <w:suppressAutoHyphens/>
              <w:rPr>
                <w:rFonts w:cs="Arial"/>
                <w:bCs/>
                <w:lang w:val="de-DE"/>
              </w:rPr>
            </w:pPr>
            <w:r w:rsidRPr="008131CE">
              <w:rPr>
                <w:rFonts w:cs="Arial"/>
                <w:bCs/>
                <w:lang w:val="de-DE"/>
              </w:rPr>
              <w:t xml:space="preserve">J. </w:t>
            </w:r>
            <w:proofErr w:type="spellStart"/>
            <w:r w:rsidRPr="008131CE">
              <w:rPr>
                <w:rFonts w:cs="Arial"/>
                <w:bCs/>
                <w:lang w:val="de-DE"/>
              </w:rPr>
              <w:t>Leßner</w:t>
            </w:r>
            <w:proofErr w:type="spellEnd"/>
          </w:p>
        </w:tc>
        <w:tc>
          <w:tcPr>
            <w:tcW w:w="726" w:type="pct"/>
            <w:tcBorders>
              <w:top w:val="single" w:sz="6" w:space="0" w:color="auto"/>
              <w:left w:val="single" w:sz="6" w:space="0" w:color="auto"/>
              <w:bottom w:val="single" w:sz="6" w:space="0" w:color="auto"/>
              <w:right w:val="single" w:sz="6" w:space="0" w:color="auto"/>
            </w:tcBorders>
          </w:tcPr>
          <w:p w:rsidR="00AF74EB" w:rsidRPr="008131CE" w:rsidRDefault="00B02FC5" w:rsidP="00BE483B">
            <w:pPr>
              <w:widowControl w:val="0"/>
              <w:suppressAutoHyphens/>
              <w:rPr>
                <w:rFonts w:cs="Arial"/>
                <w:bCs/>
                <w:lang w:val="de-DE"/>
              </w:rPr>
            </w:pPr>
            <w:r>
              <w:rPr>
                <w:rFonts w:cs="Arial"/>
                <w:bCs/>
                <w:lang w:val="de-DE"/>
              </w:rPr>
              <w:t>25</w:t>
            </w:r>
            <w:r w:rsidR="00AD6691">
              <w:rPr>
                <w:rFonts w:cs="Arial"/>
                <w:bCs/>
                <w:lang w:val="de-DE"/>
              </w:rPr>
              <w:t>.</w:t>
            </w:r>
            <w:r w:rsidR="008165F0">
              <w:rPr>
                <w:rFonts w:cs="Arial"/>
                <w:bCs/>
                <w:lang w:val="de-DE"/>
              </w:rPr>
              <w:t>11</w:t>
            </w:r>
            <w:r w:rsidR="00AD6691">
              <w:rPr>
                <w:rFonts w:cs="Arial"/>
                <w:bCs/>
                <w:lang w:val="de-DE"/>
              </w:rPr>
              <w:t>.202</w:t>
            </w:r>
            <w:r>
              <w:rPr>
                <w:rFonts w:cs="Arial"/>
                <w:bCs/>
                <w:lang w:val="de-DE"/>
              </w:rPr>
              <w:t>4</w:t>
            </w:r>
          </w:p>
        </w:tc>
        <w:tc>
          <w:tcPr>
            <w:tcW w:w="921" w:type="pct"/>
            <w:tcBorders>
              <w:top w:val="single" w:sz="6" w:space="0" w:color="auto"/>
              <w:left w:val="single" w:sz="6" w:space="0" w:color="auto"/>
              <w:bottom w:val="single" w:sz="6" w:space="0" w:color="auto"/>
              <w:right w:val="single" w:sz="6" w:space="0" w:color="auto"/>
            </w:tcBorders>
          </w:tcPr>
          <w:p w:rsidR="00AF74EB" w:rsidRPr="00AF74EB" w:rsidRDefault="001D3615" w:rsidP="00BE483B">
            <w:pPr>
              <w:widowControl w:val="0"/>
              <w:suppressAutoHyphens/>
              <w:rPr>
                <w:rFonts w:cs="Arial"/>
                <w:bCs/>
                <w:lang w:val="de-DE"/>
              </w:rPr>
            </w:pPr>
            <w:r>
              <w:rPr>
                <w:rFonts w:cs="Arial"/>
                <w:bCs/>
                <w:lang w:val="de-DE"/>
              </w:rPr>
              <w:t xml:space="preserve">Review </w:t>
            </w:r>
            <w:r w:rsidR="001C45F3">
              <w:rPr>
                <w:rFonts w:cs="Arial"/>
                <w:bCs/>
                <w:lang w:val="de-DE"/>
              </w:rPr>
              <w:t>Anforderer</w:t>
            </w:r>
          </w:p>
        </w:tc>
      </w:tr>
      <w:tr w:rsidR="003B278D" w:rsidRPr="00F43973" w:rsidTr="000A5F45">
        <w:trPr>
          <w:ins w:id="0" w:author="Lessner, Jan" w:date="2024-11-26T10:14:00Z"/>
        </w:trPr>
        <w:tc>
          <w:tcPr>
            <w:tcW w:w="424" w:type="pct"/>
            <w:tcBorders>
              <w:top w:val="single" w:sz="6" w:space="0" w:color="auto"/>
              <w:left w:val="single" w:sz="6" w:space="0" w:color="auto"/>
              <w:bottom w:val="single" w:sz="6" w:space="0" w:color="auto"/>
              <w:right w:val="single" w:sz="6" w:space="0" w:color="auto"/>
            </w:tcBorders>
          </w:tcPr>
          <w:p w:rsidR="003B278D" w:rsidRPr="00F43973" w:rsidRDefault="003B278D" w:rsidP="00BE483B">
            <w:pPr>
              <w:widowControl w:val="0"/>
              <w:suppressAutoHyphens/>
              <w:rPr>
                <w:ins w:id="1" w:author="Lessner, Jan" w:date="2024-11-26T10:14:00Z"/>
                <w:rFonts w:cs="Arial"/>
                <w:bCs/>
                <w:rPrChange w:id="2" w:author="Lessner, Jan" w:date="2024-12-05T11:12:00Z">
                  <w:rPr>
                    <w:ins w:id="3" w:author="Lessner, Jan" w:date="2024-11-26T10:14:00Z"/>
                    <w:rFonts w:cs="Arial"/>
                    <w:bCs/>
                  </w:rPr>
                </w:rPrChange>
              </w:rPr>
            </w:pPr>
            <w:ins w:id="4" w:author="Lessner, Jan" w:date="2024-11-26T10:14:00Z">
              <w:r w:rsidRPr="00F43973">
                <w:rPr>
                  <w:rFonts w:cs="Arial"/>
                  <w:bCs/>
                </w:rPr>
                <w:t>0.2</w:t>
              </w:r>
            </w:ins>
          </w:p>
        </w:tc>
        <w:tc>
          <w:tcPr>
            <w:tcW w:w="2130" w:type="pct"/>
            <w:tcBorders>
              <w:top w:val="single" w:sz="6" w:space="0" w:color="auto"/>
              <w:left w:val="single" w:sz="6" w:space="0" w:color="auto"/>
              <w:bottom w:val="single" w:sz="6" w:space="0" w:color="auto"/>
              <w:right w:val="single" w:sz="6" w:space="0" w:color="auto"/>
            </w:tcBorders>
          </w:tcPr>
          <w:p w:rsidR="003B278D" w:rsidRPr="00F43973" w:rsidRDefault="003B278D" w:rsidP="00AD6691">
            <w:pPr>
              <w:rPr>
                <w:ins w:id="5" w:author="Lessner, Jan" w:date="2024-11-26T10:16:00Z"/>
                <w:lang w:val="de-DE"/>
                <w:rPrChange w:id="6" w:author="Lessner, Jan" w:date="2024-12-05T11:12:00Z">
                  <w:rPr>
                    <w:ins w:id="7" w:author="Lessner, Jan" w:date="2024-11-26T10:16:00Z"/>
                    <w:highlight w:val="yellow"/>
                    <w:lang w:val="de-DE"/>
                  </w:rPr>
                </w:rPrChange>
              </w:rPr>
            </w:pPr>
            <w:ins w:id="8" w:author="Lessner, Jan" w:date="2024-11-26T10:14:00Z">
              <w:r w:rsidRPr="00F43973">
                <w:rPr>
                  <w:lang w:val="de-DE"/>
                  <w:rPrChange w:id="9" w:author="Lessner, Jan" w:date="2024-12-05T11:12:00Z">
                    <w:rPr>
                      <w:lang w:val="de-DE"/>
                    </w:rPr>
                  </w:rPrChange>
                </w:rPr>
                <w:t>Anpassung nach Review</w:t>
              </w:r>
            </w:ins>
          </w:p>
          <w:p w:rsidR="00096DD8" w:rsidRPr="00F43973" w:rsidRDefault="00096DD8" w:rsidP="00AD6691">
            <w:pPr>
              <w:rPr>
                <w:ins w:id="10" w:author="Lessner, Jan" w:date="2024-11-26T10:28:00Z"/>
                <w:lang w:val="de-DE"/>
                <w:rPrChange w:id="11" w:author="Lessner, Jan" w:date="2024-12-05T11:12:00Z">
                  <w:rPr>
                    <w:ins w:id="12" w:author="Lessner, Jan" w:date="2024-11-26T10:28:00Z"/>
                    <w:highlight w:val="yellow"/>
                    <w:lang w:val="de-DE"/>
                  </w:rPr>
                </w:rPrChange>
              </w:rPr>
            </w:pPr>
            <w:ins w:id="13" w:author="Lessner, Jan" w:date="2024-11-26T10:16:00Z">
              <w:r w:rsidRPr="00F43973">
                <w:rPr>
                  <w:lang w:val="de-DE"/>
                  <w:rPrChange w:id="14" w:author="Lessner, Jan" w:date="2024-12-05T11:12:00Z">
                    <w:rPr>
                      <w:highlight w:val="yellow"/>
                      <w:lang w:val="de-DE"/>
                    </w:rPr>
                  </w:rPrChange>
                </w:rPr>
                <w:t>- Umgang mit Status „wird ausgeführt“</w:t>
              </w:r>
            </w:ins>
          </w:p>
          <w:p w:rsidR="00E20899" w:rsidRPr="00F43973" w:rsidRDefault="00E20899" w:rsidP="00AD6691">
            <w:pPr>
              <w:rPr>
                <w:ins w:id="15" w:author="Lessner, Jan" w:date="2024-11-26T10:23:00Z"/>
                <w:lang w:val="de-DE"/>
                <w:rPrChange w:id="16" w:author="Lessner, Jan" w:date="2024-12-05T11:12:00Z">
                  <w:rPr>
                    <w:ins w:id="17" w:author="Lessner, Jan" w:date="2024-11-26T10:23:00Z"/>
                    <w:highlight w:val="yellow"/>
                    <w:lang w:val="de-DE"/>
                  </w:rPr>
                </w:rPrChange>
              </w:rPr>
            </w:pPr>
            <w:ins w:id="18" w:author="Lessner, Jan" w:date="2024-11-26T10:28:00Z">
              <w:r w:rsidRPr="00F43973">
                <w:rPr>
                  <w:lang w:val="de-DE"/>
                  <w:rPrChange w:id="19" w:author="Lessner, Jan" w:date="2024-12-05T11:12:00Z">
                    <w:rPr>
                      <w:highlight w:val="yellow"/>
                      <w:lang w:val="de-DE"/>
                    </w:rPr>
                  </w:rPrChange>
                </w:rPr>
                <w:t>- Statusrücksetzung nach Fehler</w:t>
              </w:r>
            </w:ins>
          </w:p>
          <w:p w:rsidR="00096DD8" w:rsidRPr="00F43973" w:rsidRDefault="00096DD8" w:rsidP="00AD6691">
            <w:pPr>
              <w:rPr>
                <w:ins w:id="20" w:author="Lessner, Jan" w:date="2024-11-26T10:23:00Z"/>
                <w:lang w:val="de-DE"/>
                <w:rPrChange w:id="21" w:author="Lessner, Jan" w:date="2024-12-05T11:12:00Z">
                  <w:rPr>
                    <w:ins w:id="22" w:author="Lessner, Jan" w:date="2024-11-26T10:23:00Z"/>
                    <w:highlight w:val="yellow"/>
                    <w:lang w:val="de-DE"/>
                  </w:rPr>
                </w:rPrChange>
              </w:rPr>
            </w:pPr>
            <w:ins w:id="23" w:author="Lessner, Jan" w:date="2024-11-26T10:23:00Z">
              <w:r w:rsidRPr="00F43973">
                <w:rPr>
                  <w:lang w:val="de-DE"/>
                  <w:rPrChange w:id="24" w:author="Lessner, Jan" w:date="2024-12-05T11:12:00Z">
                    <w:rPr>
                      <w:highlight w:val="yellow"/>
                      <w:lang w:val="de-DE"/>
                    </w:rPr>
                  </w:rPrChange>
                </w:rPr>
                <w:t>- Ausschluss Par</w:t>
              </w:r>
            </w:ins>
            <w:ins w:id="25" w:author="Lessner, Jan" w:date="2024-11-26T10:28:00Z">
              <w:r w:rsidR="00E20899" w:rsidRPr="00F43973">
                <w:rPr>
                  <w:lang w:val="de-DE"/>
                  <w:rPrChange w:id="26" w:author="Lessner, Jan" w:date="2024-12-05T11:12:00Z">
                    <w:rPr>
                      <w:highlight w:val="yellow"/>
                      <w:lang w:val="de-DE"/>
                    </w:rPr>
                  </w:rPrChange>
                </w:rPr>
                <w:t>a</w:t>
              </w:r>
            </w:ins>
            <w:ins w:id="27" w:author="Lessner, Jan" w:date="2024-11-26T10:23:00Z">
              <w:r w:rsidRPr="00F43973">
                <w:rPr>
                  <w:lang w:val="de-DE"/>
                  <w:rPrChange w:id="28" w:author="Lessner, Jan" w:date="2024-12-05T11:12:00Z">
                    <w:rPr>
                      <w:highlight w:val="yellow"/>
                      <w:lang w:val="de-DE"/>
                    </w:rPr>
                  </w:rPrChange>
                </w:rPr>
                <w:t>llelverarbeitung</w:t>
              </w:r>
            </w:ins>
          </w:p>
          <w:p w:rsidR="00096DD8" w:rsidRPr="00F43973" w:rsidRDefault="00096DD8" w:rsidP="00AD6691">
            <w:pPr>
              <w:rPr>
                <w:ins w:id="29" w:author="Lessner, Jan" w:date="2024-11-26T13:16:00Z"/>
                <w:lang w:val="de-DE"/>
                <w:rPrChange w:id="30" w:author="Lessner, Jan" w:date="2024-12-05T11:12:00Z">
                  <w:rPr>
                    <w:ins w:id="31" w:author="Lessner, Jan" w:date="2024-11-26T13:16:00Z"/>
                    <w:highlight w:val="yellow"/>
                    <w:lang w:val="de-DE"/>
                  </w:rPr>
                </w:rPrChange>
              </w:rPr>
            </w:pPr>
            <w:ins w:id="32" w:author="Lessner, Jan" w:date="2024-11-26T10:23:00Z">
              <w:r w:rsidRPr="00F43973">
                <w:rPr>
                  <w:lang w:val="de-DE"/>
                  <w:rPrChange w:id="33" w:author="Lessner, Jan" w:date="2024-12-05T11:12:00Z">
                    <w:rPr>
                      <w:highlight w:val="yellow"/>
                      <w:lang w:val="de-DE"/>
                    </w:rPr>
                  </w:rPrChange>
                </w:rPr>
                <w:t>- Begriffsanpassungen</w:t>
              </w:r>
            </w:ins>
          </w:p>
          <w:p w:rsidR="005361E7" w:rsidRPr="00F43973" w:rsidRDefault="005361E7" w:rsidP="00AD6691">
            <w:pPr>
              <w:rPr>
                <w:ins w:id="34" w:author="Lessner, Jan" w:date="2024-11-26T13:27:00Z"/>
                <w:lang w:val="de-DE"/>
                <w:rPrChange w:id="35" w:author="Lessner, Jan" w:date="2024-12-05T11:12:00Z">
                  <w:rPr>
                    <w:ins w:id="36" w:author="Lessner, Jan" w:date="2024-11-26T13:27:00Z"/>
                    <w:highlight w:val="yellow"/>
                    <w:lang w:val="de-DE"/>
                  </w:rPr>
                </w:rPrChange>
              </w:rPr>
            </w:pPr>
            <w:ins w:id="37" w:author="Lessner, Jan" w:date="2024-11-26T13:16:00Z">
              <w:r w:rsidRPr="00F43973">
                <w:rPr>
                  <w:lang w:val="de-DE"/>
                  <w:rPrChange w:id="38" w:author="Lessner, Jan" w:date="2024-12-05T11:12:00Z">
                    <w:rPr>
                      <w:highlight w:val="yellow"/>
                      <w:lang w:val="de-DE"/>
                    </w:rPr>
                  </w:rPrChange>
                </w:rPr>
                <w:t xml:space="preserve">- </w:t>
              </w:r>
            </w:ins>
            <w:ins w:id="39" w:author="Lessner, Jan" w:date="2024-11-26T13:39:00Z">
              <w:r w:rsidR="00157945" w:rsidRPr="00F43973">
                <w:rPr>
                  <w:lang w:val="de-DE"/>
                  <w:rPrChange w:id="40" w:author="Lessner, Jan" w:date="2024-12-05T11:12:00Z">
                    <w:rPr>
                      <w:highlight w:val="yellow"/>
                      <w:lang w:val="de-DE"/>
                    </w:rPr>
                  </w:rPrChange>
                </w:rPr>
                <w:t>Präzisierung</w:t>
              </w:r>
            </w:ins>
            <w:ins w:id="41" w:author="Lessner, Jan" w:date="2024-11-26T13:17:00Z">
              <w:r w:rsidRPr="00F43973">
                <w:rPr>
                  <w:lang w:val="de-DE"/>
                  <w:rPrChange w:id="42" w:author="Lessner, Jan" w:date="2024-12-05T11:12:00Z">
                    <w:rPr>
                      <w:highlight w:val="yellow"/>
                      <w:lang w:val="de-DE"/>
                    </w:rPr>
                  </w:rPrChange>
                </w:rPr>
                <w:t xml:space="preserve"> </w:t>
              </w:r>
              <w:proofErr w:type="spellStart"/>
              <w:r w:rsidRPr="00F43973">
                <w:rPr>
                  <w:lang w:val="de-DE"/>
                  <w:rPrChange w:id="43" w:author="Lessner, Jan" w:date="2024-12-05T11:12:00Z">
                    <w:rPr>
                      <w:highlight w:val="yellow"/>
                      <w:lang w:val="de-DE"/>
                    </w:rPr>
                  </w:rPrChange>
                </w:rPr>
                <w:t>Activity</w:t>
              </w:r>
              <w:proofErr w:type="spellEnd"/>
              <w:r w:rsidRPr="00F43973">
                <w:rPr>
                  <w:lang w:val="de-DE"/>
                  <w:rPrChange w:id="44" w:author="Lessner, Jan" w:date="2024-12-05T11:12:00Z">
                    <w:rPr>
                      <w:highlight w:val="yellow"/>
                      <w:lang w:val="de-DE"/>
                    </w:rPr>
                  </w:rPrChange>
                </w:rPr>
                <w:t xml:space="preserve"> Prozessupdate</w:t>
              </w:r>
            </w:ins>
          </w:p>
          <w:p w:rsidR="00713667" w:rsidRPr="00F43973" w:rsidRDefault="00713667" w:rsidP="00AD6691">
            <w:pPr>
              <w:rPr>
                <w:ins w:id="45" w:author="Lessner, Jan" w:date="2024-11-26T10:14:00Z"/>
                <w:lang w:val="de-DE"/>
                <w:rPrChange w:id="46" w:author="Lessner, Jan" w:date="2024-12-05T11:12:00Z">
                  <w:rPr>
                    <w:ins w:id="47" w:author="Lessner, Jan" w:date="2024-11-26T10:14:00Z"/>
                    <w:lang w:val="de-DE"/>
                  </w:rPr>
                </w:rPrChange>
              </w:rPr>
            </w:pPr>
            <w:ins w:id="48" w:author="Lessner, Jan" w:date="2024-11-26T13:27:00Z">
              <w:r w:rsidRPr="00F43973">
                <w:rPr>
                  <w:lang w:val="de-DE"/>
                  <w:rPrChange w:id="49" w:author="Lessner, Jan" w:date="2024-12-05T11:12:00Z">
                    <w:rPr>
                      <w:highlight w:val="yellow"/>
                      <w:lang w:val="de-DE"/>
                    </w:rPr>
                  </w:rPrChange>
                </w:rPr>
                <w:t>- Strikterer Umgang mit Commit-Fehlern</w:t>
              </w:r>
            </w:ins>
          </w:p>
        </w:tc>
        <w:tc>
          <w:tcPr>
            <w:tcW w:w="799" w:type="pct"/>
            <w:tcBorders>
              <w:top w:val="single" w:sz="6" w:space="0" w:color="auto"/>
              <w:left w:val="single" w:sz="6" w:space="0" w:color="auto"/>
              <w:bottom w:val="single" w:sz="6" w:space="0" w:color="auto"/>
              <w:right w:val="single" w:sz="6" w:space="0" w:color="auto"/>
            </w:tcBorders>
          </w:tcPr>
          <w:p w:rsidR="003B278D" w:rsidRPr="00F43973" w:rsidRDefault="003B278D" w:rsidP="00BE483B">
            <w:pPr>
              <w:widowControl w:val="0"/>
              <w:suppressAutoHyphens/>
              <w:rPr>
                <w:ins w:id="50" w:author="Lessner, Jan" w:date="2024-11-26T10:15:00Z"/>
                <w:rFonts w:cs="Arial"/>
                <w:bCs/>
                <w:lang w:val="de-DE"/>
                <w:rPrChange w:id="51" w:author="Lessner, Jan" w:date="2024-12-05T11:12:00Z">
                  <w:rPr>
                    <w:ins w:id="52" w:author="Lessner, Jan" w:date="2024-11-26T10:15:00Z"/>
                    <w:rFonts w:cs="Arial"/>
                    <w:bCs/>
                    <w:lang w:val="de-DE"/>
                  </w:rPr>
                </w:rPrChange>
              </w:rPr>
            </w:pPr>
            <w:ins w:id="53" w:author="Lessner, Jan" w:date="2024-11-26T10:14:00Z">
              <w:r w:rsidRPr="00F43973">
                <w:rPr>
                  <w:rFonts w:cs="Arial"/>
                  <w:bCs/>
                  <w:lang w:val="de-DE"/>
                  <w:rPrChange w:id="54" w:author="Lessner, Jan" w:date="2024-12-05T11:12:00Z">
                    <w:rPr>
                      <w:rFonts w:cs="Arial"/>
                      <w:bCs/>
                      <w:lang w:val="de-DE"/>
                    </w:rPr>
                  </w:rPrChange>
                </w:rPr>
                <w:t xml:space="preserve">J. </w:t>
              </w:r>
              <w:proofErr w:type="spellStart"/>
              <w:r w:rsidRPr="00F43973">
                <w:rPr>
                  <w:rFonts w:cs="Arial"/>
                  <w:bCs/>
                  <w:lang w:val="de-DE"/>
                  <w:rPrChange w:id="55" w:author="Lessner, Jan" w:date="2024-12-05T11:12:00Z">
                    <w:rPr>
                      <w:rFonts w:cs="Arial"/>
                      <w:bCs/>
                      <w:lang w:val="de-DE"/>
                    </w:rPr>
                  </w:rPrChange>
                </w:rPr>
                <w:t>Leßner</w:t>
              </w:r>
              <w:proofErr w:type="spellEnd"/>
              <w:r w:rsidRPr="00F43973">
                <w:rPr>
                  <w:rFonts w:cs="Arial"/>
                  <w:bCs/>
                  <w:lang w:val="de-DE"/>
                  <w:rPrChange w:id="56" w:author="Lessner, Jan" w:date="2024-12-05T11:12:00Z">
                    <w:rPr>
                      <w:rFonts w:cs="Arial"/>
                      <w:bCs/>
                      <w:lang w:val="de-DE"/>
                    </w:rPr>
                  </w:rPrChange>
                </w:rPr>
                <w:br/>
                <w:t xml:space="preserve">P. </w:t>
              </w:r>
            </w:ins>
            <w:proofErr w:type="spellStart"/>
            <w:ins w:id="57" w:author="Lessner, Jan" w:date="2024-11-26T10:15:00Z">
              <w:r w:rsidRPr="00F43973">
                <w:rPr>
                  <w:rFonts w:cs="Arial"/>
                  <w:bCs/>
                  <w:lang w:val="de-DE"/>
                  <w:rPrChange w:id="58" w:author="Lessner, Jan" w:date="2024-12-05T11:12:00Z">
                    <w:rPr>
                      <w:rFonts w:cs="Arial"/>
                      <w:bCs/>
                      <w:lang w:val="de-DE"/>
                    </w:rPr>
                  </w:rPrChange>
                </w:rPr>
                <w:t>Schwerm</w:t>
              </w:r>
              <w:proofErr w:type="spellEnd"/>
            </w:ins>
          </w:p>
          <w:p w:rsidR="003B278D" w:rsidRPr="00F43973" w:rsidRDefault="003B278D" w:rsidP="00BE483B">
            <w:pPr>
              <w:widowControl w:val="0"/>
              <w:suppressAutoHyphens/>
              <w:rPr>
                <w:ins w:id="59" w:author="Lessner, Jan" w:date="2024-11-26T10:14:00Z"/>
                <w:rFonts w:cs="Arial"/>
                <w:bCs/>
                <w:lang w:val="de-DE"/>
                <w:rPrChange w:id="60" w:author="Lessner, Jan" w:date="2024-12-05T11:12:00Z">
                  <w:rPr>
                    <w:ins w:id="61" w:author="Lessner, Jan" w:date="2024-11-26T10:14:00Z"/>
                    <w:rFonts w:cs="Arial"/>
                    <w:bCs/>
                    <w:lang w:val="de-DE"/>
                  </w:rPr>
                </w:rPrChange>
              </w:rPr>
            </w:pPr>
            <w:ins w:id="62" w:author="Lessner, Jan" w:date="2024-11-26T10:15:00Z">
              <w:r w:rsidRPr="00F43973">
                <w:rPr>
                  <w:rFonts w:cs="Arial"/>
                  <w:bCs/>
                  <w:lang w:val="de-DE"/>
                  <w:rPrChange w:id="63" w:author="Lessner, Jan" w:date="2024-12-05T11:12:00Z">
                    <w:rPr>
                      <w:rFonts w:cs="Arial"/>
                      <w:bCs/>
                      <w:lang w:val="de-DE"/>
                    </w:rPr>
                  </w:rPrChange>
                </w:rPr>
                <w:t xml:space="preserve">H, </w:t>
              </w:r>
              <w:proofErr w:type="spellStart"/>
              <w:r w:rsidR="00096DD8" w:rsidRPr="00F43973">
                <w:rPr>
                  <w:rFonts w:cs="Arial"/>
                  <w:bCs/>
                  <w:lang w:val="de-DE"/>
                  <w:rPrChange w:id="64" w:author="Lessner, Jan" w:date="2024-12-05T11:12:00Z">
                    <w:rPr>
                      <w:rFonts w:cs="Arial"/>
                      <w:bCs/>
                      <w:lang w:val="de-DE"/>
                    </w:rPr>
                  </w:rPrChange>
                </w:rPr>
                <w:t>Awolin</w:t>
              </w:r>
            </w:ins>
            <w:proofErr w:type="spellEnd"/>
          </w:p>
        </w:tc>
        <w:tc>
          <w:tcPr>
            <w:tcW w:w="726" w:type="pct"/>
            <w:tcBorders>
              <w:top w:val="single" w:sz="6" w:space="0" w:color="auto"/>
              <w:left w:val="single" w:sz="6" w:space="0" w:color="auto"/>
              <w:bottom w:val="single" w:sz="6" w:space="0" w:color="auto"/>
              <w:right w:val="single" w:sz="6" w:space="0" w:color="auto"/>
            </w:tcBorders>
          </w:tcPr>
          <w:p w:rsidR="003B278D" w:rsidRPr="00F43973" w:rsidRDefault="00096DD8" w:rsidP="00BE483B">
            <w:pPr>
              <w:widowControl w:val="0"/>
              <w:suppressAutoHyphens/>
              <w:rPr>
                <w:ins w:id="65" w:author="Lessner, Jan" w:date="2024-11-26T10:14:00Z"/>
                <w:rFonts w:cs="Arial"/>
                <w:bCs/>
                <w:lang w:val="de-DE"/>
                <w:rPrChange w:id="66" w:author="Lessner, Jan" w:date="2024-12-05T11:12:00Z">
                  <w:rPr>
                    <w:ins w:id="67" w:author="Lessner, Jan" w:date="2024-11-26T10:14:00Z"/>
                    <w:rFonts w:cs="Arial"/>
                    <w:bCs/>
                    <w:lang w:val="de-DE"/>
                  </w:rPr>
                </w:rPrChange>
              </w:rPr>
            </w:pPr>
            <w:ins w:id="68" w:author="Lessner, Jan" w:date="2024-11-26T10:15:00Z">
              <w:r w:rsidRPr="00F43973">
                <w:rPr>
                  <w:rFonts w:cs="Arial"/>
                  <w:bCs/>
                  <w:lang w:val="de-DE"/>
                  <w:rPrChange w:id="69" w:author="Lessner, Jan" w:date="2024-12-05T11:12:00Z">
                    <w:rPr>
                      <w:rFonts w:cs="Arial"/>
                      <w:bCs/>
                      <w:lang w:val="de-DE"/>
                    </w:rPr>
                  </w:rPrChange>
                </w:rPr>
                <w:t>26.11.</w:t>
              </w:r>
            </w:ins>
            <w:ins w:id="70" w:author="Lessner, Jan" w:date="2024-11-26T10:16:00Z">
              <w:r w:rsidRPr="00F43973">
                <w:rPr>
                  <w:rFonts w:cs="Arial"/>
                  <w:bCs/>
                  <w:lang w:val="de-DE"/>
                  <w:rPrChange w:id="71" w:author="Lessner, Jan" w:date="2024-12-05T11:12:00Z">
                    <w:rPr>
                      <w:rFonts w:cs="Arial"/>
                      <w:bCs/>
                      <w:lang w:val="de-DE"/>
                    </w:rPr>
                  </w:rPrChange>
                </w:rPr>
                <w:t>2024</w:t>
              </w:r>
            </w:ins>
          </w:p>
        </w:tc>
        <w:tc>
          <w:tcPr>
            <w:tcW w:w="921" w:type="pct"/>
            <w:tcBorders>
              <w:top w:val="single" w:sz="6" w:space="0" w:color="auto"/>
              <w:left w:val="single" w:sz="6" w:space="0" w:color="auto"/>
              <w:bottom w:val="single" w:sz="6" w:space="0" w:color="auto"/>
              <w:right w:val="single" w:sz="6" w:space="0" w:color="auto"/>
            </w:tcBorders>
          </w:tcPr>
          <w:p w:rsidR="003B278D" w:rsidRPr="00F43973" w:rsidRDefault="00096DD8" w:rsidP="00BE483B">
            <w:pPr>
              <w:widowControl w:val="0"/>
              <w:suppressAutoHyphens/>
              <w:rPr>
                <w:ins w:id="72" w:author="Lessner, Jan" w:date="2024-11-26T10:16:00Z"/>
                <w:rFonts w:cs="Arial"/>
                <w:bCs/>
                <w:lang w:val="de-DE"/>
                <w:rPrChange w:id="73" w:author="Lessner, Jan" w:date="2024-12-05T11:12:00Z">
                  <w:rPr>
                    <w:ins w:id="74" w:author="Lessner, Jan" w:date="2024-11-26T10:16:00Z"/>
                    <w:rFonts w:cs="Arial"/>
                    <w:bCs/>
                    <w:lang w:val="de-DE"/>
                  </w:rPr>
                </w:rPrChange>
              </w:rPr>
            </w:pPr>
            <w:ins w:id="75" w:author="Lessner, Jan" w:date="2024-11-26T10:16:00Z">
              <w:r w:rsidRPr="00F43973">
                <w:rPr>
                  <w:rFonts w:cs="Arial"/>
                  <w:bCs/>
                  <w:lang w:val="de-DE"/>
                  <w:rPrChange w:id="76" w:author="Lessner, Jan" w:date="2024-12-05T11:12:00Z">
                    <w:rPr>
                      <w:rFonts w:cs="Arial"/>
                      <w:bCs/>
                      <w:lang w:val="de-DE"/>
                    </w:rPr>
                  </w:rPrChange>
                </w:rPr>
                <w:t>Review</w:t>
              </w:r>
            </w:ins>
          </w:p>
          <w:p w:rsidR="00096DD8" w:rsidRPr="00F43973" w:rsidRDefault="00096DD8" w:rsidP="00BE483B">
            <w:pPr>
              <w:widowControl w:val="0"/>
              <w:suppressAutoHyphens/>
              <w:rPr>
                <w:ins w:id="77" w:author="Lessner, Jan" w:date="2024-11-26T10:14:00Z"/>
                <w:rFonts w:cs="Arial"/>
                <w:bCs/>
                <w:lang w:val="de-DE"/>
                <w:rPrChange w:id="78" w:author="Lessner, Jan" w:date="2024-12-05T11:12:00Z">
                  <w:rPr>
                    <w:ins w:id="79" w:author="Lessner, Jan" w:date="2024-11-26T10:14:00Z"/>
                    <w:rFonts w:cs="Arial"/>
                    <w:bCs/>
                    <w:lang w:val="de-DE"/>
                  </w:rPr>
                </w:rPrChange>
              </w:rPr>
            </w:pPr>
            <w:ins w:id="80" w:author="Lessner, Jan" w:date="2024-11-26T10:16:00Z">
              <w:r w:rsidRPr="00F43973">
                <w:rPr>
                  <w:rFonts w:cs="Arial"/>
                  <w:bCs/>
                  <w:lang w:val="de-DE"/>
                  <w:rPrChange w:id="81" w:author="Lessner, Jan" w:date="2024-12-05T11:12:00Z">
                    <w:rPr>
                      <w:rFonts w:cs="Arial"/>
                      <w:bCs/>
                      <w:lang w:val="de-DE"/>
                    </w:rPr>
                  </w:rPrChange>
                </w:rPr>
                <w:t>Anforderer</w:t>
              </w:r>
            </w:ins>
          </w:p>
        </w:tc>
      </w:tr>
      <w:tr w:rsidR="00AE348A" w:rsidRPr="00F43973" w:rsidTr="000A5F45">
        <w:trPr>
          <w:ins w:id="82" w:author="Lessner, Jan" w:date="2024-12-05T09:42:00Z"/>
        </w:trPr>
        <w:tc>
          <w:tcPr>
            <w:tcW w:w="424" w:type="pct"/>
            <w:tcBorders>
              <w:top w:val="single" w:sz="6" w:space="0" w:color="auto"/>
              <w:left w:val="single" w:sz="6" w:space="0" w:color="auto"/>
              <w:bottom w:val="single" w:sz="6" w:space="0" w:color="auto"/>
              <w:right w:val="single" w:sz="6" w:space="0" w:color="auto"/>
            </w:tcBorders>
          </w:tcPr>
          <w:p w:rsidR="00AE348A" w:rsidRPr="00F43973" w:rsidRDefault="00AE348A" w:rsidP="00BE483B">
            <w:pPr>
              <w:widowControl w:val="0"/>
              <w:suppressAutoHyphens/>
              <w:rPr>
                <w:ins w:id="83" w:author="Lessner, Jan" w:date="2024-12-05T09:42:00Z"/>
                <w:rFonts w:cs="Arial"/>
                <w:bCs/>
                <w:rPrChange w:id="84" w:author="Lessner, Jan" w:date="2024-12-05T11:12:00Z">
                  <w:rPr>
                    <w:ins w:id="85" w:author="Lessner, Jan" w:date="2024-12-05T09:42:00Z"/>
                    <w:rFonts w:cs="Arial"/>
                    <w:bCs/>
                    <w:highlight w:val="yellow"/>
                  </w:rPr>
                </w:rPrChange>
              </w:rPr>
            </w:pPr>
            <w:ins w:id="86" w:author="Lessner, Jan" w:date="2024-12-05T09:42:00Z">
              <w:r w:rsidRPr="00F43973">
                <w:rPr>
                  <w:rFonts w:cs="Arial"/>
                  <w:bCs/>
                  <w:rPrChange w:id="87" w:author="Lessner, Jan" w:date="2024-12-05T11:12:00Z">
                    <w:rPr>
                      <w:rFonts w:cs="Arial"/>
                      <w:bCs/>
                      <w:highlight w:val="yellow"/>
                    </w:rPr>
                  </w:rPrChange>
                </w:rPr>
                <w:t>0.3</w:t>
              </w:r>
            </w:ins>
          </w:p>
        </w:tc>
        <w:tc>
          <w:tcPr>
            <w:tcW w:w="2130" w:type="pct"/>
            <w:tcBorders>
              <w:top w:val="single" w:sz="6" w:space="0" w:color="auto"/>
              <w:left w:val="single" w:sz="6" w:space="0" w:color="auto"/>
              <w:bottom w:val="single" w:sz="6" w:space="0" w:color="auto"/>
              <w:right w:val="single" w:sz="6" w:space="0" w:color="auto"/>
            </w:tcBorders>
          </w:tcPr>
          <w:p w:rsidR="00AE348A" w:rsidRPr="00F43973" w:rsidRDefault="00AE348A" w:rsidP="00AD6691">
            <w:pPr>
              <w:rPr>
                <w:ins w:id="88" w:author="Lessner, Jan" w:date="2024-12-05T09:42:00Z"/>
                <w:lang w:val="de-DE"/>
                <w:rPrChange w:id="89" w:author="Lessner, Jan" w:date="2024-12-05T11:12:00Z">
                  <w:rPr>
                    <w:ins w:id="90" w:author="Lessner, Jan" w:date="2024-12-05T09:42:00Z"/>
                    <w:highlight w:val="yellow"/>
                    <w:lang w:val="de-DE"/>
                  </w:rPr>
                </w:rPrChange>
              </w:rPr>
            </w:pPr>
            <w:ins w:id="91" w:author="Lessner, Jan" w:date="2024-12-05T09:42:00Z">
              <w:r w:rsidRPr="00F43973">
                <w:rPr>
                  <w:lang w:val="de-DE"/>
                  <w:rPrChange w:id="92" w:author="Lessner, Jan" w:date="2024-12-05T11:12:00Z">
                    <w:rPr>
                      <w:highlight w:val="yellow"/>
                      <w:lang w:val="de-DE"/>
                    </w:rPr>
                  </w:rPrChange>
                </w:rPr>
                <w:t>Präzisierung Domänenmodell nach Codegenerierung</w:t>
              </w:r>
            </w:ins>
          </w:p>
        </w:tc>
        <w:tc>
          <w:tcPr>
            <w:tcW w:w="799" w:type="pct"/>
            <w:tcBorders>
              <w:top w:val="single" w:sz="6" w:space="0" w:color="auto"/>
              <w:left w:val="single" w:sz="6" w:space="0" w:color="auto"/>
              <w:bottom w:val="single" w:sz="6" w:space="0" w:color="auto"/>
              <w:right w:val="single" w:sz="6" w:space="0" w:color="auto"/>
            </w:tcBorders>
          </w:tcPr>
          <w:p w:rsidR="00AE348A" w:rsidRPr="00F43973" w:rsidRDefault="00AE348A" w:rsidP="00BE483B">
            <w:pPr>
              <w:widowControl w:val="0"/>
              <w:suppressAutoHyphens/>
              <w:rPr>
                <w:ins w:id="93" w:author="Lessner, Jan" w:date="2024-12-05T09:42:00Z"/>
                <w:rFonts w:cs="Arial"/>
                <w:bCs/>
                <w:lang w:val="de-DE"/>
                <w:rPrChange w:id="94" w:author="Lessner, Jan" w:date="2024-12-05T11:12:00Z">
                  <w:rPr>
                    <w:ins w:id="95" w:author="Lessner, Jan" w:date="2024-12-05T09:42:00Z"/>
                    <w:rFonts w:cs="Arial"/>
                    <w:bCs/>
                    <w:highlight w:val="yellow"/>
                    <w:lang w:val="de-DE"/>
                  </w:rPr>
                </w:rPrChange>
              </w:rPr>
            </w:pPr>
            <w:ins w:id="96" w:author="Lessner, Jan" w:date="2024-12-05T09:42:00Z">
              <w:r w:rsidRPr="00F43973">
                <w:rPr>
                  <w:rFonts w:cs="Arial"/>
                  <w:bCs/>
                  <w:lang w:val="de-DE"/>
                  <w:rPrChange w:id="97" w:author="Lessner, Jan" w:date="2024-12-05T11:12:00Z">
                    <w:rPr>
                      <w:rFonts w:cs="Arial"/>
                      <w:bCs/>
                      <w:highlight w:val="yellow"/>
                      <w:lang w:val="de-DE"/>
                    </w:rPr>
                  </w:rPrChange>
                </w:rPr>
                <w:t xml:space="preserve">J. </w:t>
              </w:r>
              <w:proofErr w:type="spellStart"/>
              <w:r w:rsidRPr="00F43973">
                <w:rPr>
                  <w:rFonts w:cs="Arial"/>
                  <w:bCs/>
                  <w:lang w:val="de-DE"/>
                  <w:rPrChange w:id="98" w:author="Lessner, Jan" w:date="2024-12-05T11:12:00Z">
                    <w:rPr>
                      <w:rFonts w:cs="Arial"/>
                      <w:bCs/>
                      <w:highlight w:val="yellow"/>
                      <w:lang w:val="de-DE"/>
                    </w:rPr>
                  </w:rPrChange>
                </w:rPr>
                <w:t>Leßner</w:t>
              </w:r>
              <w:proofErr w:type="spellEnd"/>
              <w:r w:rsidRPr="00F43973">
                <w:rPr>
                  <w:rFonts w:cs="Arial"/>
                  <w:bCs/>
                  <w:lang w:val="de-DE"/>
                  <w:rPrChange w:id="99" w:author="Lessner, Jan" w:date="2024-12-05T11:12:00Z">
                    <w:rPr>
                      <w:rFonts w:cs="Arial"/>
                      <w:bCs/>
                      <w:highlight w:val="yellow"/>
                      <w:lang w:val="de-DE"/>
                    </w:rPr>
                  </w:rPrChange>
                </w:rPr>
                <w:t>,</w:t>
              </w:r>
            </w:ins>
          </w:p>
          <w:p w:rsidR="00AE348A" w:rsidRPr="00F43973" w:rsidRDefault="00AE348A" w:rsidP="00BE483B">
            <w:pPr>
              <w:widowControl w:val="0"/>
              <w:suppressAutoHyphens/>
              <w:rPr>
                <w:ins w:id="100" w:author="Lessner, Jan" w:date="2024-12-05T09:42:00Z"/>
                <w:rFonts w:cs="Arial"/>
                <w:bCs/>
                <w:lang w:val="de-DE"/>
                <w:rPrChange w:id="101" w:author="Lessner, Jan" w:date="2024-12-05T11:12:00Z">
                  <w:rPr>
                    <w:ins w:id="102" w:author="Lessner, Jan" w:date="2024-12-05T09:42:00Z"/>
                    <w:rFonts w:cs="Arial"/>
                    <w:bCs/>
                    <w:highlight w:val="yellow"/>
                    <w:lang w:val="de-DE"/>
                  </w:rPr>
                </w:rPrChange>
              </w:rPr>
            </w:pPr>
            <w:ins w:id="103" w:author="Lessner, Jan" w:date="2024-12-05T09:42:00Z">
              <w:r w:rsidRPr="00F43973">
                <w:rPr>
                  <w:rFonts w:cs="Arial"/>
                  <w:bCs/>
                  <w:lang w:val="de-DE"/>
                  <w:rPrChange w:id="104" w:author="Lessner, Jan" w:date="2024-12-05T11:12:00Z">
                    <w:rPr>
                      <w:rFonts w:cs="Arial"/>
                      <w:bCs/>
                      <w:highlight w:val="yellow"/>
                      <w:lang w:val="de-DE"/>
                    </w:rPr>
                  </w:rPrChange>
                </w:rPr>
                <w:t xml:space="preserve">P. </w:t>
              </w:r>
              <w:proofErr w:type="spellStart"/>
              <w:r w:rsidRPr="00F43973">
                <w:rPr>
                  <w:rFonts w:cs="Arial"/>
                  <w:bCs/>
                  <w:lang w:val="de-DE"/>
                  <w:rPrChange w:id="105" w:author="Lessner, Jan" w:date="2024-12-05T11:12:00Z">
                    <w:rPr>
                      <w:rFonts w:cs="Arial"/>
                      <w:bCs/>
                      <w:highlight w:val="yellow"/>
                      <w:lang w:val="de-DE"/>
                    </w:rPr>
                  </w:rPrChange>
                </w:rPr>
                <w:t>Schwerm</w:t>
              </w:r>
              <w:proofErr w:type="spellEnd"/>
            </w:ins>
          </w:p>
        </w:tc>
        <w:tc>
          <w:tcPr>
            <w:tcW w:w="726" w:type="pct"/>
            <w:tcBorders>
              <w:top w:val="single" w:sz="6" w:space="0" w:color="auto"/>
              <w:left w:val="single" w:sz="6" w:space="0" w:color="auto"/>
              <w:bottom w:val="single" w:sz="6" w:space="0" w:color="auto"/>
              <w:right w:val="single" w:sz="6" w:space="0" w:color="auto"/>
            </w:tcBorders>
          </w:tcPr>
          <w:p w:rsidR="00AE348A" w:rsidRPr="00F43973" w:rsidRDefault="00AE348A" w:rsidP="00BE483B">
            <w:pPr>
              <w:widowControl w:val="0"/>
              <w:suppressAutoHyphens/>
              <w:rPr>
                <w:ins w:id="106" w:author="Lessner, Jan" w:date="2024-12-05T09:42:00Z"/>
                <w:rFonts w:cs="Arial"/>
                <w:bCs/>
                <w:lang w:val="de-DE"/>
                <w:rPrChange w:id="107" w:author="Lessner, Jan" w:date="2024-12-05T11:12:00Z">
                  <w:rPr>
                    <w:ins w:id="108" w:author="Lessner, Jan" w:date="2024-12-05T09:42:00Z"/>
                    <w:rFonts w:cs="Arial"/>
                    <w:bCs/>
                    <w:highlight w:val="yellow"/>
                    <w:lang w:val="de-DE"/>
                  </w:rPr>
                </w:rPrChange>
              </w:rPr>
            </w:pPr>
            <w:ins w:id="109" w:author="Lessner, Jan" w:date="2024-12-05T09:42:00Z">
              <w:r w:rsidRPr="00F43973">
                <w:rPr>
                  <w:rFonts w:cs="Arial"/>
                  <w:bCs/>
                  <w:lang w:val="de-DE"/>
                  <w:rPrChange w:id="110" w:author="Lessner, Jan" w:date="2024-12-05T11:12:00Z">
                    <w:rPr>
                      <w:rFonts w:cs="Arial"/>
                      <w:bCs/>
                      <w:highlight w:val="yellow"/>
                      <w:lang w:val="de-DE"/>
                    </w:rPr>
                  </w:rPrChange>
                </w:rPr>
                <w:t>05.12.2004</w:t>
              </w:r>
            </w:ins>
          </w:p>
        </w:tc>
        <w:tc>
          <w:tcPr>
            <w:tcW w:w="921" w:type="pct"/>
            <w:tcBorders>
              <w:top w:val="single" w:sz="6" w:space="0" w:color="auto"/>
              <w:left w:val="single" w:sz="6" w:space="0" w:color="auto"/>
              <w:bottom w:val="single" w:sz="6" w:space="0" w:color="auto"/>
              <w:right w:val="single" w:sz="6" w:space="0" w:color="auto"/>
            </w:tcBorders>
          </w:tcPr>
          <w:p w:rsidR="00AE348A" w:rsidRPr="00F43973" w:rsidRDefault="00AE348A" w:rsidP="00BE483B">
            <w:pPr>
              <w:widowControl w:val="0"/>
              <w:suppressAutoHyphens/>
              <w:rPr>
                <w:ins w:id="111" w:author="Lessner, Jan" w:date="2024-12-05T09:42:00Z"/>
                <w:rFonts w:cs="Arial"/>
                <w:bCs/>
                <w:lang w:val="de-DE"/>
                <w:rPrChange w:id="112" w:author="Lessner, Jan" w:date="2024-12-05T11:12:00Z">
                  <w:rPr>
                    <w:ins w:id="113" w:author="Lessner, Jan" w:date="2024-12-05T09:42:00Z"/>
                    <w:rFonts w:cs="Arial"/>
                    <w:bCs/>
                    <w:highlight w:val="yellow"/>
                    <w:lang w:val="de-DE"/>
                  </w:rPr>
                </w:rPrChange>
              </w:rPr>
            </w:pPr>
            <w:ins w:id="114" w:author="Lessner, Jan" w:date="2024-12-05T09:43:00Z">
              <w:r w:rsidRPr="00F43973">
                <w:rPr>
                  <w:rFonts w:cs="Arial"/>
                  <w:bCs/>
                  <w:lang w:val="de-DE"/>
                  <w:rPrChange w:id="115" w:author="Lessner, Jan" w:date="2024-12-05T11:12:00Z">
                    <w:rPr>
                      <w:rFonts w:cs="Arial"/>
                      <w:bCs/>
                      <w:highlight w:val="yellow"/>
                      <w:lang w:val="de-DE"/>
                    </w:rPr>
                  </w:rPrChange>
                </w:rPr>
                <w:t>Freigabe Entwicklung</w:t>
              </w:r>
            </w:ins>
          </w:p>
        </w:tc>
      </w:tr>
    </w:tbl>
    <w:p w:rsidR="00E2417A" w:rsidRPr="00F43973" w:rsidRDefault="00E2417A">
      <w:pPr>
        <w:rPr>
          <w:lang w:val="de-DE"/>
          <w:rPrChange w:id="116" w:author="Lessner, Jan" w:date="2024-12-05T11:12:00Z">
            <w:rPr>
              <w:lang w:val="de-DE"/>
            </w:rPr>
          </w:rPrChange>
        </w:rPr>
      </w:pPr>
    </w:p>
    <w:p w:rsidR="00E2417A" w:rsidRPr="00F43973" w:rsidRDefault="00CF7E4C">
      <w:pPr>
        <w:pStyle w:val="berschrift"/>
        <w:rPr>
          <w:lang w:val="de-DE"/>
          <w:rPrChange w:id="117" w:author="Lessner, Jan" w:date="2024-12-05T11:12:00Z">
            <w:rPr>
              <w:lang w:val="de-DE"/>
            </w:rPr>
          </w:rPrChange>
        </w:rPr>
      </w:pPr>
      <w:r w:rsidRPr="00F43973">
        <w:rPr>
          <w:lang w:val="de-DE"/>
          <w:rPrChange w:id="118" w:author="Lessner, Jan" w:date="2024-12-05T11:12:00Z">
            <w:rPr>
              <w:lang w:val="de-DE"/>
            </w:rPr>
          </w:rPrChange>
        </w:rPr>
        <w:t xml:space="preserve">Spezifikation </w:t>
      </w:r>
      <w:r w:rsidRPr="00F43973">
        <w:rPr>
          <w:b w:val="0"/>
          <w:bCs/>
          <w:sz w:val="24"/>
          <w:szCs w:val="24"/>
          <w:lang w:val="de-DE"/>
          <w:rPrChange w:id="119" w:author="Lessner, Jan" w:date="2024-12-05T11:12:00Z">
            <w:rPr>
              <w:b w:val="0"/>
              <w:bCs/>
              <w:sz w:val="24"/>
              <w:szCs w:val="24"/>
              <w:lang w:val="de-DE"/>
            </w:rPr>
          </w:rPrChange>
        </w:rPr>
        <w:fldChar w:fldCharType="begin"/>
      </w:r>
      <w:r w:rsidRPr="00F43973">
        <w:rPr>
          <w:bCs/>
          <w:sz w:val="24"/>
          <w:szCs w:val="24"/>
          <w:lang w:val="de-DE"/>
          <w:rPrChange w:id="120" w:author="Lessner, Jan" w:date="2024-12-05T11:12:00Z">
            <w:rPr>
              <w:bCs/>
              <w:sz w:val="24"/>
              <w:szCs w:val="24"/>
              <w:lang w:val="de-DE"/>
            </w:rPr>
          </w:rPrChange>
        </w:rPr>
        <w:instrText xml:space="preserve"> SUBJECT   \* MERGEFORMAT </w:instrText>
      </w:r>
      <w:r w:rsidRPr="00F43973">
        <w:rPr>
          <w:b w:val="0"/>
          <w:bCs/>
          <w:sz w:val="24"/>
          <w:szCs w:val="24"/>
          <w:lang w:val="de-DE"/>
          <w:rPrChange w:id="121" w:author="Lessner, Jan" w:date="2024-12-05T11:12:00Z">
            <w:rPr>
              <w:b w:val="0"/>
              <w:bCs/>
              <w:sz w:val="24"/>
              <w:szCs w:val="24"/>
              <w:lang w:val="de-DE"/>
            </w:rPr>
          </w:rPrChange>
        </w:rPr>
        <w:fldChar w:fldCharType="separate"/>
      </w:r>
      <w:r w:rsidR="0087260C" w:rsidRPr="00F43973">
        <w:rPr>
          <w:bCs/>
          <w:sz w:val="24"/>
          <w:szCs w:val="24"/>
          <w:lang w:val="de-DE"/>
          <w:rPrChange w:id="122" w:author="Lessner, Jan" w:date="2024-12-05T11:12:00Z">
            <w:rPr>
              <w:bCs/>
              <w:sz w:val="24"/>
              <w:szCs w:val="24"/>
              <w:lang w:val="de-DE"/>
            </w:rPr>
          </w:rPrChange>
        </w:rPr>
        <w:t>UC-000</w:t>
      </w:r>
      <w:r w:rsidRPr="00F43973">
        <w:rPr>
          <w:b w:val="0"/>
          <w:bCs/>
          <w:sz w:val="24"/>
          <w:szCs w:val="24"/>
          <w:lang w:val="de-DE"/>
          <w:rPrChange w:id="123" w:author="Lessner, Jan" w:date="2024-12-05T11:12:00Z">
            <w:rPr>
              <w:b w:val="0"/>
              <w:bCs/>
              <w:sz w:val="24"/>
              <w:szCs w:val="24"/>
              <w:lang w:val="de-DE"/>
            </w:rPr>
          </w:rPrChange>
        </w:rPr>
        <w:fldChar w:fldCharType="end"/>
      </w:r>
    </w:p>
    <w:tbl>
      <w:tblPr>
        <w:tblW w:w="984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1417"/>
        <w:gridCol w:w="1418"/>
        <w:gridCol w:w="6020"/>
      </w:tblGrid>
      <w:tr w:rsidR="00E2417A" w:rsidRPr="00F43973" w:rsidTr="00435242">
        <w:trPr>
          <w:cantSplit/>
        </w:trPr>
        <w:tc>
          <w:tcPr>
            <w:tcW w:w="2410" w:type="dxa"/>
            <w:gridSpan w:val="2"/>
            <w:tcBorders>
              <w:bottom w:val="nil"/>
            </w:tcBorders>
            <w:shd w:val="pct12" w:color="auto" w:fill="FFFFFF"/>
          </w:tcPr>
          <w:p w:rsidR="00E2417A" w:rsidRPr="00F43973" w:rsidRDefault="001D3615" w:rsidP="00F11B0B">
            <w:pPr>
              <w:rPr>
                <w:b/>
                <w:bCs/>
                <w:sz w:val="24"/>
                <w:szCs w:val="24"/>
                <w:lang w:val="de-DE"/>
                <w:rPrChange w:id="124" w:author="Lessner, Jan" w:date="2024-12-05T11:12:00Z">
                  <w:rPr>
                    <w:b/>
                    <w:bCs/>
                    <w:sz w:val="24"/>
                    <w:szCs w:val="24"/>
                    <w:lang w:val="de-DE"/>
                  </w:rPr>
                </w:rPrChange>
              </w:rPr>
            </w:pPr>
            <w:r w:rsidRPr="00F43973">
              <w:rPr>
                <w:b/>
                <w:bCs/>
                <w:sz w:val="24"/>
                <w:szCs w:val="24"/>
                <w:lang w:val="de-DE"/>
                <w:rPrChange w:id="125" w:author="Lessner, Jan" w:date="2024-12-05T11:12:00Z">
                  <w:rPr>
                    <w:b/>
                    <w:bCs/>
                    <w:sz w:val="24"/>
                    <w:szCs w:val="24"/>
                    <w:lang w:val="de-DE"/>
                  </w:rPr>
                </w:rPrChange>
              </w:rPr>
              <w:fldChar w:fldCharType="begin"/>
            </w:r>
            <w:r w:rsidRPr="00F43973">
              <w:rPr>
                <w:b/>
                <w:bCs/>
                <w:sz w:val="24"/>
                <w:szCs w:val="24"/>
                <w:lang w:val="de-DE"/>
                <w:rPrChange w:id="126" w:author="Lessner, Jan" w:date="2024-12-05T11:12:00Z">
                  <w:rPr>
                    <w:b/>
                    <w:bCs/>
                    <w:sz w:val="24"/>
                    <w:szCs w:val="24"/>
                    <w:lang w:val="de-DE"/>
                  </w:rPr>
                </w:rPrChange>
              </w:rPr>
              <w:instrText xml:space="preserve"> SUBJECT   \* MERGEFORMAT </w:instrText>
            </w:r>
            <w:r w:rsidRPr="00F43973">
              <w:rPr>
                <w:b/>
                <w:bCs/>
                <w:sz w:val="24"/>
                <w:szCs w:val="24"/>
                <w:lang w:val="de-DE"/>
                <w:rPrChange w:id="127" w:author="Lessner, Jan" w:date="2024-12-05T11:12:00Z">
                  <w:rPr>
                    <w:b/>
                    <w:bCs/>
                    <w:sz w:val="24"/>
                    <w:szCs w:val="24"/>
                    <w:lang w:val="de-DE"/>
                  </w:rPr>
                </w:rPrChange>
              </w:rPr>
              <w:fldChar w:fldCharType="separate"/>
            </w:r>
            <w:r w:rsidR="001C45F3" w:rsidRPr="00F43973">
              <w:rPr>
                <w:b/>
                <w:bCs/>
                <w:sz w:val="24"/>
                <w:szCs w:val="24"/>
                <w:lang w:val="de-DE"/>
                <w:rPrChange w:id="128" w:author="Lessner, Jan" w:date="2024-12-05T11:12:00Z">
                  <w:rPr>
                    <w:b/>
                    <w:bCs/>
                    <w:sz w:val="24"/>
                    <w:szCs w:val="24"/>
                    <w:lang w:val="de-DE"/>
                  </w:rPr>
                </w:rPrChange>
              </w:rPr>
              <w:t>UC-701</w:t>
            </w:r>
            <w:r w:rsidRPr="00F43973">
              <w:rPr>
                <w:b/>
                <w:bCs/>
                <w:sz w:val="24"/>
                <w:szCs w:val="24"/>
                <w:lang w:val="de-DE"/>
                <w:rPrChange w:id="129" w:author="Lessner, Jan" w:date="2024-12-05T11:12:00Z">
                  <w:rPr>
                    <w:b/>
                    <w:bCs/>
                    <w:sz w:val="24"/>
                    <w:szCs w:val="24"/>
                    <w:lang w:val="de-DE"/>
                  </w:rPr>
                </w:rPrChange>
              </w:rPr>
              <w:fldChar w:fldCharType="end"/>
            </w:r>
          </w:p>
        </w:tc>
        <w:tc>
          <w:tcPr>
            <w:tcW w:w="7438" w:type="dxa"/>
            <w:gridSpan w:val="2"/>
            <w:shd w:val="pct12" w:color="auto" w:fill="FFFFFF"/>
          </w:tcPr>
          <w:p w:rsidR="00E2417A" w:rsidRPr="00F43973" w:rsidRDefault="001D3615">
            <w:pPr>
              <w:rPr>
                <w:b/>
                <w:bCs/>
                <w:sz w:val="24"/>
                <w:szCs w:val="24"/>
                <w:lang w:val="de-DE"/>
                <w:rPrChange w:id="130" w:author="Lessner, Jan" w:date="2024-12-05T11:12:00Z">
                  <w:rPr>
                    <w:b/>
                    <w:bCs/>
                    <w:sz w:val="24"/>
                    <w:szCs w:val="24"/>
                    <w:lang w:val="de-DE"/>
                  </w:rPr>
                </w:rPrChange>
              </w:rPr>
            </w:pPr>
            <w:r w:rsidRPr="00F43973">
              <w:rPr>
                <w:b/>
                <w:bCs/>
                <w:sz w:val="24"/>
                <w:szCs w:val="24"/>
                <w:lang w:val="de-DE"/>
                <w:rPrChange w:id="131" w:author="Lessner, Jan" w:date="2024-12-05T11:12:00Z">
                  <w:rPr>
                    <w:b/>
                    <w:bCs/>
                    <w:sz w:val="24"/>
                    <w:szCs w:val="24"/>
                    <w:lang w:val="de-DE"/>
                  </w:rPr>
                </w:rPrChange>
              </w:rPr>
              <w:fldChar w:fldCharType="begin"/>
            </w:r>
            <w:r w:rsidRPr="00F43973">
              <w:rPr>
                <w:b/>
                <w:bCs/>
                <w:sz w:val="24"/>
                <w:szCs w:val="24"/>
                <w:lang w:val="de-DE"/>
                <w:rPrChange w:id="132" w:author="Lessner, Jan" w:date="2024-12-05T11:12:00Z">
                  <w:rPr>
                    <w:b/>
                    <w:bCs/>
                    <w:sz w:val="24"/>
                    <w:szCs w:val="24"/>
                    <w:lang w:val="de-DE"/>
                  </w:rPr>
                </w:rPrChange>
              </w:rPr>
              <w:instrText xml:space="preserve"> TITLE   \* MERGEFORMAT </w:instrText>
            </w:r>
            <w:r w:rsidRPr="00F43973">
              <w:rPr>
                <w:b/>
                <w:bCs/>
                <w:sz w:val="24"/>
                <w:szCs w:val="24"/>
                <w:lang w:val="de-DE"/>
                <w:rPrChange w:id="133" w:author="Lessner, Jan" w:date="2024-12-05T11:12:00Z">
                  <w:rPr>
                    <w:b/>
                    <w:bCs/>
                    <w:sz w:val="24"/>
                    <w:szCs w:val="24"/>
                    <w:lang w:val="de-DE"/>
                  </w:rPr>
                </w:rPrChange>
              </w:rPr>
              <w:fldChar w:fldCharType="separate"/>
            </w:r>
            <w:proofErr w:type="spellStart"/>
            <w:r w:rsidR="001C45F3" w:rsidRPr="00F43973">
              <w:rPr>
                <w:b/>
                <w:bCs/>
                <w:sz w:val="24"/>
                <w:szCs w:val="24"/>
                <w:lang w:val="de-DE"/>
                <w:rPrChange w:id="134" w:author="Lessner, Jan" w:date="2024-12-05T11:12:00Z">
                  <w:rPr>
                    <w:b/>
                    <w:bCs/>
                    <w:sz w:val="24"/>
                    <w:szCs w:val="24"/>
                    <w:lang w:val="de-DE"/>
                  </w:rPr>
                </w:rPrChange>
              </w:rPr>
              <w:t>Maintenancetasks</w:t>
            </w:r>
            <w:proofErr w:type="spellEnd"/>
            <w:r w:rsidR="001C45F3" w:rsidRPr="00F43973">
              <w:rPr>
                <w:b/>
                <w:bCs/>
                <w:sz w:val="24"/>
                <w:szCs w:val="24"/>
                <w:lang w:val="de-DE"/>
                <w:rPrChange w:id="135" w:author="Lessner, Jan" w:date="2024-12-05T11:12:00Z">
                  <w:rPr>
                    <w:b/>
                    <w:bCs/>
                    <w:sz w:val="24"/>
                    <w:szCs w:val="24"/>
                    <w:lang w:val="de-DE"/>
                  </w:rPr>
                </w:rPrChange>
              </w:rPr>
              <w:t xml:space="preserve"> ausführen</w:t>
            </w:r>
            <w:r w:rsidRPr="00F43973">
              <w:rPr>
                <w:b/>
                <w:bCs/>
                <w:sz w:val="24"/>
                <w:szCs w:val="24"/>
                <w:lang w:val="de-DE"/>
                <w:rPrChange w:id="136" w:author="Lessner, Jan" w:date="2024-12-05T11:12:00Z">
                  <w:rPr>
                    <w:b/>
                    <w:bCs/>
                    <w:sz w:val="24"/>
                    <w:szCs w:val="24"/>
                    <w:lang w:val="de-DE"/>
                  </w:rPr>
                </w:rPrChange>
              </w:rPr>
              <w:fldChar w:fldCharType="end"/>
            </w:r>
          </w:p>
        </w:tc>
      </w:tr>
      <w:tr w:rsidR="00E2417A" w:rsidRPr="00F43973" w:rsidTr="00435242">
        <w:trPr>
          <w:cantSplit/>
        </w:trPr>
        <w:tc>
          <w:tcPr>
            <w:tcW w:w="2410" w:type="dxa"/>
            <w:gridSpan w:val="2"/>
            <w:shd w:val="pct12" w:color="auto" w:fill="FFFFFF"/>
          </w:tcPr>
          <w:p w:rsidR="00E2417A" w:rsidRPr="00F43973" w:rsidRDefault="00E2417A">
            <w:pPr>
              <w:rPr>
                <w:b/>
                <w:lang w:val="de-DE"/>
                <w:rPrChange w:id="137" w:author="Lessner, Jan" w:date="2024-12-05T11:12:00Z">
                  <w:rPr>
                    <w:b/>
                    <w:lang w:val="de-DE"/>
                  </w:rPr>
                </w:rPrChange>
              </w:rPr>
            </w:pPr>
            <w:r w:rsidRPr="00F43973">
              <w:rPr>
                <w:b/>
                <w:lang w:val="de-DE"/>
                <w:rPrChange w:id="138" w:author="Lessner, Jan" w:date="2024-12-05T11:12:00Z">
                  <w:rPr>
                    <w:b/>
                    <w:lang w:val="de-DE"/>
                  </w:rPr>
                </w:rPrChange>
              </w:rPr>
              <w:t>Beschreibung</w:t>
            </w:r>
          </w:p>
        </w:tc>
        <w:tc>
          <w:tcPr>
            <w:tcW w:w="7438" w:type="dxa"/>
            <w:gridSpan w:val="2"/>
          </w:tcPr>
          <w:p w:rsidR="00E27608" w:rsidRPr="00F43973" w:rsidRDefault="00E27608" w:rsidP="00AD6691">
            <w:pPr>
              <w:rPr>
                <w:rFonts w:ascii="Times New Roman" w:hAnsi="Times New Roman"/>
                <w:sz w:val="24"/>
                <w:szCs w:val="24"/>
                <w:lang w:val="de-DE"/>
                <w:rPrChange w:id="139" w:author="Lessner, Jan" w:date="2024-12-05T11:12:00Z">
                  <w:rPr>
                    <w:lang w:val="de-DE"/>
                  </w:rPr>
                </w:rPrChange>
              </w:rPr>
            </w:pPr>
            <w:r w:rsidRPr="00F43973">
              <w:rPr>
                <w:lang w:val="de-DE"/>
                <w:rPrChange w:id="140" w:author="Lessner, Jan" w:date="2024-12-05T11:12:00Z">
                  <w:rPr>
                    <w:lang w:val="de-DE"/>
                  </w:rPr>
                </w:rPrChange>
              </w:rPr>
              <w:t xml:space="preserve">In regelmäßigen Abständen veranlasst das System die Ausführung einmaliger oder wiederkehrender automatisierter Wartungsaktivitäten </w:t>
            </w:r>
            <w:r w:rsidR="00EC109C" w:rsidRPr="00F43973">
              <w:rPr>
                <w:lang w:val="de-DE"/>
                <w:rPrChange w:id="141" w:author="Lessner, Jan" w:date="2024-12-05T11:12:00Z">
                  <w:rPr>
                    <w:lang w:val="de-DE"/>
                  </w:rPr>
                </w:rPrChange>
              </w:rPr>
              <w:t xml:space="preserve">(2024 z.B. die Migration von Verträgen mit Wärmetarifen in einen neuen, eigenen Vertragstyp) </w:t>
            </w:r>
            <w:r w:rsidRPr="00F43973">
              <w:rPr>
                <w:lang w:val="de-DE"/>
                <w:rPrChange w:id="142" w:author="Lessner, Jan" w:date="2024-12-05T11:12:00Z">
                  <w:rPr>
                    <w:lang w:val="de-DE"/>
                  </w:rPr>
                </w:rPrChange>
              </w:rPr>
              <w:t xml:space="preserve"> Zu diesem Zweck lassen sich als „Maint</w:t>
            </w:r>
            <w:r w:rsidR="00350FAA" w:rsidRPr="00F43973">
              <w:rPr>
                <w:lang w:val="de-DE"/>
                <w:rPrChange w:id="143" w:author="Lessner, Jan" w:date="2024-12-05T11:12:00Z">
                  <w:rPr>
                    <w:lang w:val="de-DE"/>
                  </w:rPr>
                </w:rPrChange>
              </w:rPr>
              <w:t>e</w:t>
            </w:r>
            <w:r w:rsidRPr="00F43973">
              <w:rPr>
                <w:lang w:val="de-DE"/>
                <w:rPrChange w:id="144" w:author="Lessner, Jan" w:date="2024-12-05T11:12:00Z">
                  <w:rPr>
                    <w:lang w:val="de-DE"/>
                  </w:rPr>
                </w:rPrChange>
              </w:rPr>
              <w:t>nance Task“</w:t>
            </w:r>
            <w:r w:rsidR="00804614" w:rsidRPr="00F43973">
              <w:rPr>
                <w:lang w:val="de-DE"/>
                <w:rPrChange w:id="145" w:author="Lessner, Jan" w:date="2024-12-05T11:12:00Z">
                  <w:rPr>
                    <w:lang w:val="de-DE"/>
                  </w:rPr>
                </w:rPrChange>
              </w:rPr>
              <w:t xml:space="preserve"> bezeichnete Klassen konfigurieren, die ab einem bestimmten Zeitpunkt an innerhalb eines täglichen Zeitfensters gestartet werden. Die betreffenden Klassen müssen dazu ein definiertes Interface implementieren, damit sie in die Steuerung der Wartungsaktivitäten eingehängt werden können. Der tägliche Beginn der Aktivitäten ist über einen entsprechenden Prozess mittels der </w:t>
            </w:r>
            <w:proofErr w:type="spellStart"/>
            <w:r w:rsidR="00EC109C" w:rsidRPr="00F43973">
              <w:rPr>
                <w:lang w:val="de-DE"/>
                <w:rPrChange w:id="146" w:author="Lessner, Jan" w:date="2024-12-05T11:12:00Z">
                  <w:rPr>
                    <w:lang w:val="de-DE"/>
                  </w:rPr>
                </w:rPrChange>
              </w:rPr>
              <w:t>Activiti</w:t>
            </w:r>
            <w:proofErr w:type="spellEnd"/>
            <w:ins w:id="147" w:author="Lessner, Jan" w:date="2024-11-26T14:36:00Z">
              <w:r w:rsidR="00EC109C" w:rsidRPr="00F43973">
                <w:rPr>
                  <w:lang w:val="de-DE"/>
                  <w:rPrChange w:id="148" w:author="Lessner, Jan" w:date="2024-12-05T11:12:00Z">
                    <w:rPr>
                      <w:lang w:val="de-DE"/>
                    </w:rPr>
                  </w:rPrChange>
                </w:rPr>
                <w:t xml:space="preserve"> </w:t>
              </w:r>
            </w:ins>
            <w:r w:rsidR="00804614" w:rsidRPr="00F43973">
              <w:rPr>
                <w:lang w:val="de-DE"/>
                <w:rPrChange w:id="149" w:author="Lessner, Jan" w:date="2024-12-05T11:12:00Z">
                  <w:rPr>
                    <w:lang w:val="de-DE"/>
                  </w:rPr>
                </w:rPrChange>
              </w:rPr>
              <w:t>Workflow Engine definiert. Die konkret auszuführenden Maintenance Tasks hingegen sind über eine davon unabhängige Datenbanktabelle konfiguriert und auf diese Weise durch Administratoren jederzeit anpassbar.</w:t>
            </w:r>
            <w:r w:rsidR="00EC109C" w:rsidRPr="00F43973">
              <w:rPr>
                <w:lang w:val="de-DE"/>
                <w:rPrChange w:id="150" w:author="Lessner, Jan" w:date="2024-12-05T11:12:00Z">
                  <w:rPr>
                    <w:lang w:val="de-DE"/>
                  </w:rPr>
                </w:rPrChange>
              </w:rPr>
              <w:t xml:space="preserve"> Hierfür jeweils eigene </w:t>
            </w:r>
            <w:proofErr w:type="spellStart"/>
            <w:r w:rsidR="00EC109C" w:rsidRPr="00F43973">
              <w:rPr>
                <w:lang w:val="de-DE"/>
                <w:rPrChange w:id="151" w:author="Lessner, Jan" w:date="2024-12-05T11:12:00Z">
                  <w:rPr>
                    <w:lang w:val="de-DE"/>
                  </w:rPr>
                </w:rPrChange>
              </w:rPr>
              <w:t>Activiti</w:t>
            </w:r>
            <w:proofErr w:type="spellEnd"/>
            <w:r w:rsidR="00EC109C" w:rsidRPr="00F43973">
              <w:rPr>
                <w:lang w:val="de-DE"/>
                <w:rPrChange w:id="152" w:author="Lessner, Jan" w:date="2024-12-05T11:12:00Z">
                  <w:rPr>
                    <w:lang w:val="de-DE"/>
                  </w:rPr>
                </w:rPrChange>
              </w:rPr>
              <w:t xml:space="preserve">-Prozesse zu definieren wäre insbesondere für </w:t>
            </w:r>
            <w:r w:rsidR="00EC109C" w:rsidRPr="00F43973">
              <w:rPr>
                <w:i/>
                <w:lang w:val="de-DE"/>
                <w:rPrChange w:id="153" w:author="Lessner, Jan" w:date="2024-12-05T11:12:00Z">
                  <w:rPr>
                    <w:i/>
                    <w:lang w:val="de-DE"/>
                  </w:rPr>
                </w:rPrChange>
              </w:rPr>
              <w:t>einmalig</w:t>
            </w:r>
            <w:r w:rsidR="00EC109C" w:rsidRPr="00F43973">
              <w:rPr>
                <w:lang w:val="de-DE"/>
                <w:rPrChange w:id="154" w:author="Lessner, Jan" w:date="2024-12-05T11:12:00Z">
                  <w:rPr>
                    <w:lang w:val="de-DE"/>
                  </w:rPr>
                </w:rPrChange>
              </w:rPr>
              <w:t xml:space="preserve"> auszuführende Vorgänge zu aufwendig.</w:t>
            </w:r>
          </w:p>
        </w:tc>
      </w:tr>
      <w:tr w:rsidR="00E2417A" w:rsidRPr="00F43973" w:rsidTr="00435242">
        <w:trPr>
          <w:cantSplit/>
        </w:trPr>
        <w:tc>
          <w:tcPr>
            <w:tcW w:w="2410" w:type="dxa"/>
            <w:gridSpan w:val="2"/>
            <w:shd w:val="pct12" w:color="auto" w:fill="FFFFFF"/>
          </w:tcPr>
          <w:p w:rsidR="00E2417A" w:rsidRPr="00F43973" w:rsidRDefault="00E2417A">
            <w:pPr>
              <w:rPr>
                <w:b/>
                <w:lang w:val="de-DE"/>
                <w:rPrChange w:id="155" w:author="Lessner, Jan" w:date="2024-12-05T11:12:00Z">
                  <w:rPr>
                    <w:b/>
                    <w:lang w:val="de-DE"/>
                  </w:rPr>
                </w:rPrChange>
              </w:rPr>
            </w:pPr>
            <w:r w:rsidRPr="00F43973">
              <w:rPr>
                <w:b/>
                <w:lang w:val="de-DE"/>
                <w:rPrChange w:id="156" w:author="Lessner, Jan" w:date="2024-12-05T11:12:00Z">
                  <w:rPr>
                    <w:b/>
                    <w:lang w:val="de-DE"/>
                  </w:rPr>
                </w:rPrChange>
              </w:rPr>
              <w:t>Akteur(e)</w:t>
            </w:r>
          </w:p>
        </w:tc>
        <w:tc>
          <w:tcPr>
            <w:tcW w:w="1418" w:type="dxa"/>
          </w:tcPr>
          <w:p w:rsidR="00E2417A" w:rsidRPr="00F43973" w:rsidRDefault="00E27608">
            <w:pPr>
              <w:rPr>
                <w:lang w:val="de-DE"/>
                <w:rPrChange w:id="157" w:author="Lessner, Jan" w:date="2024-12-05T11:12:00Z">
                  <w:rPr>
                    <w:lang w:val="de-DE"/>
                  </w:rPr>
                </w:rPrChange>
              </w:rPr>
            </w:pPr>
            <w:r w:rsidRPr="00F43973">
              <w:rPr>
                <w:lang w:val="de-DE"/>
                <w:rPrChange w:id="158" w:author="Lessner, Jan" w:date="2024-12-05T11:12:00Z">
                  <w:rPr>
                    <w:lang w:val="de-DE"/>
                  </w:rPr>
                </w:rPrChange>
              </w:rPr>
              <w:t>System</w:t>
            </w:r>
          </w:p>
        </w:tc>
        <w:tc>
          <w:tcPr>
            <w:tcW w:w="6020" w:type="dxa"/>
          </w:tcPr>
          <w:p w:rsidR="00E2417A" w:rsidRPr="00F43973" w:rsidRDefault="00E27608" w:rsidP="00987C18">
            <w:pPr>
              <w:rPr>
                <w:lang w:val="de-DE"/>
                <w:rPrChange w:id="159" w:author="Lessner, Jan" w:date="2024-12-05T11:12:00Z">
                  <w:rPr>
                    <w:lang w:val="de-DE"/>
                  </w:rPr>
                </w:rPrChange>
              </w:rPr>
            </w:pPr>
            <w:r w:rsidRPr="00F43973">
              <w:rPr>
                <w:lang w:val="de-DE"/>
                <w:rPrChange w:id="160" w:author="Lessner, Jan" w:date="2024-12-05T11:12:00Z">
                  <w:rPr>
                    <w:lang w:val="de-DE"/>
                  </w:rPr>
                </w:rPrChange>
              </w:rPr>
              <w:t xml:space="preserve">Aufrufende </w:t>
            </w:r>
            <w:proofErr w:type="spellStart"/>
            <w:r w:rsidR="007A2C35" w:rsidRPr="00F43973">
              <w:rPr>
                <w:lang w:val="de-DE"/>
                <w:rPrChange w:id="161" w:author="Lessner, Jan" w:date="2024-12-05T11:12:00Z">
                  <w:rPr>
                    <w:lang w:val="de-DE"/>
                  </w:rPr>
                </w:rPrChange>
              </w:rPr>
              <w:t>Activiti</w:t>
            </w:r>
            <w:proofErr w:type="spellEnd"/>
            <w:r w:rsidR="007A2C35" w:rsidRPr="00F43973">
              <w:rPr>
                <w:lang w:val="de-DE"/>
                <w:rPrChange w:id="162" w:author="Lessner, Jan" w:date="2024-12-05T11:12:00Z">
                  <w:rPr>
                    <w:lang w:val="de-DE"/>
                  </w:rPr>
                </w:rPrChange>
              </w:rPr>
              <w:t xml:space="preserve"> Prozess</w:t>
            </w:r>
            <w:r w:rsidRPr="00F43973">
              <w:rPr>
                <w:lang w:val="de-DE"/>
                <w:rPrChange w:id="163" w:author="Lessner, Jan" w:date="2024-12-05T11:12:00Z">
                  <w:rPr>
                    <w:lang w:val="de-DE"/>
                  </w:rPr>
                </w:rPrChange>
              </w:rPr>
              <w:t>komponente</w:t>
            </w:r>
          </w:p>
        </w:tc>
      </w:tr>
      <w:tr w:rsidR="00E2417A" w:rsidRPr="00F43973" w:rsidTr="00435242">
        <w:trPr>
          <w:cantSplit/>
        </w:trPr>
        <w:tc>
          <w:tcPr>
            <w:tcW w:w="2410" w:type="dxa"/>
            <w:gridSpan w:val="2"/>
            <w:shd w:val="pct12" w:color="auto" w:fill="FFFFFF"/>
          </w:tcPr>
          <w:p w:rsidR="00E2417A" w:rsidRPr="00F43973" w:rsidRDefault="00E2417A">
            <w:pPr>
              <w:rPr>
                <w:b/>
                <w:lang w:val="de-DE"/>
                <w:rPrChange w:id="164" w:author="Lessner, Jan" w:date="2024-12-05T11:12:00Z">
                  <w:rPr>
                    <w:b/>
                    <w:lang w:val="de-DE"/>
                  </w:rPr>
                </w:rPrChange>
              </w:rPr>
            </w:pPr>
            <w:r w:rsidRPr="00F43973">
              <w:rPr>
                <w:b/>
                <w:lang w:val="de-DE"/>
                <w:rPrChange w:id="165" w:author="Lessner, Jan" w:date="2024-12-05T11:12:00Z">
                  <w:rPr>
                    <w:b/>
                    <w:lang w:val="de-DE"/>
                  </w:rPr>
                </w:rPrChange>
              </w:rPr>
              <w:t>Auslöser,</w:t>
            </w:r>
          </w:p>
          <w:p w:rsidR="00E2417A" w:rsidRPr="00F43973" w:rsidRDefault="00E2417A">
            <w:pPr>
              <w:rPr>
                <w:b/>
                <w:lang w:val="de-DE"/>
                <w:rPrChange w:id="166" w:author="Lessner, Jan" w:date="2024-12-05T11:12:00Z">
                  <w:rPr>
                    <w:b/>
                    <w:lang w:val="de-DE"/>
                  </w:rPr>
                </w:rPrChange>
              </w:rPr>
            </w:pPr>
            <w:r w:rsidRPr="00F43973">
              <w:rPr>
                <w:b/>
                <w:lang w:val="de-DE"/>
                <w:rPrChange w:id="167" w:author="Lessner, Jan" w:date="2024-12-05T11:12:00Z">
                  <w:rPr>
                    <w:b/>
                    <w:lang w:val="de-DE"/>
                  </w:rPr>
                </w:rPrChange>
              </w:rPr>
              <w:t>Vorbedingung</w:t>
            </w:r>
          </w:p>
        </w:tc>
        <w:tc>
          <w:tcPr>
            <w:tcW w:w="7438" w:type="dxa"/>
            <w:gridSpan w:val="2"/>
          </w:tcPr>
          <w:p w:rsidR="00426E51" w:rsidRPr="00F43973" w:rsidRDefault="00E27608" w:rsidP="001D3615">
            <w:pPr>
              <w:rPr>
                <w:lang w:val="de-DE"/>
                <w:rPrChange w:id="168" w:author="Lessner, Jan" w:date="2024-12-05T11:12:00Z">
                  <w:rPr>
                    <w:lang w:val="de-DE"/>
                  </w:rPr>
                </w:rPrChange>
              </w:rPr>
            </w:pPr>
            <w:r w:rsidRPr="00F43973">
              <w:rPr>
                <w:lang w:val="de-DE"/>
                <w:rPrChange w:id="169" w:author="Lessner, Jan" w:date="2024-12-05T11:12:00Z">
                  <w:rPr>
                    <w:lang w:val="de-DE"/>
                  </w:rPr>
                </w:rPrChange>
              </w:rPr>
              <w:t xml:space="preserve">Der Zeitpunkt für die Ausführung von </w:t>
            </w:r>
            <w:proofErr w:type="spellStart"/>
            <w:r w:rsidRPr="00F43973">
              <w:rPr>
                <w:lang w:val="de-DE"/>
                <w:rPrChange w:id="170" w:author="Lessner, Jan" w:date="2024-12-05T11:12:00Z">
                  <w:rPr>
                    <w:lang w:val="de-DE"/>
                  </w:rPr>
                </w:rPrChange>
              </w:rPr>
              <w:t>Maintenancetasks</w:t>
            </w:r>
            <w:proofErr w:type="spellEnd"/>
            <w:r w:rsidRPr="00F43973">
              <w:rPr>
                <w:lang w:val="de-DE"/>
                <w:rPrChange w:id="171" w:author="Lessner, Jan" w:date="2024-12-05T11:12:00Z">
                  <w:rPr>
                    <w:lang w:val="de-DE"/>
                  </w:rPr>
                </w:rPrChange>
              </w:rPr>
              <w:t xml:space="preserve"> ist erreicht.</w:t>
            </w:r>
            <w:ins w:id="172" w:author="Lessner, Jan" w:date="2024-12-05T09:53:00Z">
              <w:r w:rsidR="00F05919" w:rsidRPr="00F43973">
                <w:rPr>
                  <w:lang w:val="de-DE"/>
                  <w:rPrChange w:id="173" w:author="Lessner, Jan" w:date="2024-12-05T11:12:00Z">
                    <w:rPr>
                      <w:lang w:val="de-DE"/>
                    </w:rPr>
                  </w:rPrChange>
                </w:rPr>
                <w:t xml:space="preserve"> Der </w:t>
              </w:r>
              <w:proofErr w:type="spellStart"/>
              <w:r w:rsidR="00A33084" w:rsidRPr="00F43973">
                <w:rPr>
                  <w:lang w:val="de-DE"/>
                  <w:rPrChange w:id="174" w:author="Lessner, Jan" w:date="2024-12-05T11:12:00Z">
                    <w:rPr>
                      <w:lang w:val="de-DE"/>
                    </w:rPr>
                  </w:rPrChange>
                </w:rPr>
                <w:t>Activiti</w:t>
              </w:r>
              <w:proofErr w:type="spellEnd"/>
              <w:r w:rsidR="00A33084" w:rsidRPr="00F43973">
                <w:rPr>
                  <w:lang w:val="de-DE"/>
                  <w:rPrChange w:id="175" w:author="Lessner, Jan" w:date="2024-12-05T11:12:00Z">
                    <w:rPr>
                      <w:lang w:val="de-DE"/>
                    </w:rPr>
                  </w:rPrChange>
                </w:rPr>
                <w:t xml:space="preserve">-Prozess für Maintenance Tasks ruft die entsprechende </w:t>
              </w:r>
            </w:ins>
            <w:ins w:id="176" w:author="Lessner, Jan" w:date="2024-12-05T09:54:00Z">
              <w:r w:rsidR="00A33084" w:rsidRPr="00F43973">
                <w:rPr>
                  <w:lang w:val="de-DE"/>
                  <w:rPrChange w:id="177" w:author="Lessner, Jan" w:date="2024-12-05T11:12:00Z">
                    <w:rPr>
                      <w:lang w:val="de-DE"/>
                    </w:rPr>
                  </w:rPrChange>
                </w:rPr>
                <w:t>Ausführungskomponente auf.</w:t>
              </w:r>
            </w:ins>
          </w:p>
        </w:tc>
      </w:tr>
      <w:tr w:rsidR="00E2417A" w:rsidRPr="00F43973" w:rsidTr="00435242">
        <w:trPr>
          <w:cantSplit/>
        </w:trPr>
        <w:tc>
          <w:tcPr>
            <w:tcW w:w="2410" w:type="dxa"/>
            <w:gridSpan w:val="2"/>
            <w:tcBorders>
              <w:bottom w:val="nil"/>
            </w:tcBorders>
            <w:shd w:val="pct12" w:color="auto" w:fill="FFFFFF"/>
          </w:tcPr>
          <w:p w:rsidR="00E2417A" w:rsidRPr="00F43973" w:rsidRDefault="00E2417A">
            <w:pPr>
              <w:rPr>
                <w:b/>
                <w:lang w:val="de-DE"/>
                <w:rPrChange w:id="178" w:author="Lessner, Jan" w:date="2024-12-05T11:12:00Z">
                  <w:rPr>
                    <w:b/>
                    <w:lang w:val="de-DE"/>
                  </w:rPr>
                </w:rPrChange>
              </w:rPr>
            </w:pPr>
            <w:r w:rsidRPr="00F43973">
              <w:rPr>
                <w:b/>
                <w:lang w:val="de-DE"/>
                <w:rPrChange w:id="179" w:author="Lessner, Jan" w:date="2024-12-05T11:12:00Z">
                  <w:rPr>
                    <w:b/>
                    <w:lang w:val="de-DE"/>
                  </w:rPr>
                </w:rPrChange>
              </w:rPr>
              <w:t>Resultat(e),</w:t>
            </w:r>
          </w:p>
          <w:p w:rsidR="00E2417A" w:rsidRPr="00F43973" w:rsidRDefault="00E2417A">
            <w:pPr>
              <w:rPr>
                <w:b/>
                <w:lang w:val="de-DE"/>
                <w:rPrChange w:id="180" w:author="Lessner, Jan" w:date="2024-12-05T11:12:00Z">
                  <w:rPr>
                    <w:b/>
                    <w:lang w:val="de-DE"/>
                  </w:rPr>
                </w:rPrChange>
              </w:rPr>
            </w:pPr>
            <w:r w:rsidRPr="00F43973">
              <w:rPr>
                <w:b/>
                <w:lang w:val="de-DE"/>
                <w:rPrChange w:id="181" w:author="Lessner, Jan" w:date="2024-12-05T11:12:00Z">
                  <w:rPr>
                    <w:b/>
                    <w:lang w:val="de-DE"/>
                  </w:rPr>
                </w:rPrChange>
              </w:rPr>
              <w:t>Nachbedingung</w:t>
            </w:r>
          </w:p>
        </w:tc>
        <w:tc>
          <w:tcPr>
            <w:tcW w:w="7438" w:type="dxa"/>
            <w:gridSpan w:val="2"/>
            <w:tcBorders>
              <w:bottom w:val="nil"/>
            </w:tcBorders>
          </w:tcPr>
          <w:p w:rsidR="00AD6691" w:rsidRPr="00F43973" w:rsidRDefault="00E27608">
            <w:pPr>
              <w:rPr>
                <w:lang w:val="de-DE"/>
                <w:rPrChange w:id="182" w:author="Lessner, Jan" w:date="2024-12-05T11:12:00Z">
                  <w:rPr>
                    <w:lang w:val="de-DE"/>
                  </w:rPr>
                </w:rPrChange>
              </w:rPr>
            </w:pPr>
            <w:r w:rsidRPr="00F43973">
              <w:rPr>
                <w:lang w:val="de-DE"/>
                <w:rPrChange w:id="183" w:author="Lessner, Jan" w:date="2024-12-05T11:12:00Z">
                  <w:rPr>
                    <w:lang w:val="de-DE"/>
                  </w:rPr>
                </w:rPrChange>
              </w:rPr>
              <w:t xml:space="preserve">Alle ausführungsbereiten </w:t>
            </w:r>
            <w:proofErr w:type="spellStart"/>
            <w:r w:rsidRPr="00F43973">
              <w:rPr>
                <w:lang w:val="de-DE"/>
                <w:rPrChange w:id="184" w:author="Lessner, Jan" w:date="2024-12-05T11:12:00Z">
                  <w:rPr>
                    <w:lang w:val="de-DE"/>
                  </w:rPr>
                </w:rPrChange>
              </w:rPr>
              <w:t>Maintenancetasks</w:t>
            </w:r>
            <w:proofErr w:type="spellEnd"/>
            <w:r w:rsidRPr="00F43973">
              <w:rPr>
                <w:lang w:val="de-DE"/>
                <w:rPrChange w:id="185" w:author="Lessner, Jan" w:date="2024-12-05T11:12:00Z">
                  <w:rPr>
                    <w:lang w:val="de-DE"/>
                  </w:rPr>
                </w:rPrChange>
              </w:rPr>
              <w:t xml:space="preserve"> wurden ausgeführt. Ggf. wurden einzelne Tasks wegen Überschreitung des zur Verfügung stehenden Zeitfensters ausgelassen.</w:t>
            </w:r>
          </w:p>
        </w:tc>
      </w:tr>
      <w:tr w:rsidR="00E2417A" w:rsidRPr="00F43973" w:rsidTr="00435242">
        <w:trPr>
          <w:cantSplit/>
        </w:trPr>
        <w:tc>
          <w:tcPr>
            <w:tcW w:w="993" w:type="dxa"/>
            <w:tcBorders>
              <w:top w:val="single" w:sz="12" w:space="0" w:color="auto"/>
            </w:tcBorders>
            <w:shd w:val="pct12" w:color="auto" w:fill="FFFFFF"/>
          </w:tcPr>
          <w:p w:rsidR="00E2417A" w:rsidRPr="00F43973" w:rsidRDefault="00E2417A">
            <w:pPr>
              <w:rPr>
                <w:b/>
                <w:bCs/>
                <w:lang w:val="de-DE"/>
                <w:rPrChange w:id="186" w:author="Lessner, Jan" w:date="2024-12-05T11:12:00Z">
                  <w:rPr>
                    <w:b/>
                    <w:bCs/>
                    <w:lang w:val="de-DE"/>
                  </w:rPr>
                </w:rPrChange>
              </w:rPr>
            </w:pPr>
            <w:r w:rsidRPr="00F43973">
              <w:rPr>
                <w:b/>
                <w:bCs/>
                <w:lang w:val="de-DE"/>
                <w:rPrChange w:id="187" w:author="Lessner, Jan" w:date="2024-12-05T11:12:00Z">
                  <w:rPr>
                    <w:b/>
                    <w:bCs/>
                    <w:lang w:val="de-DE"/>
                  </w:rPr>
                </w:rPrChange>
              </w:rPr>
              <w:t>Nr.</w:t>
            </w:r>
          </w:p>
        </w:tc>
        <w:tc>
          <w:tcPr>
            <w:tcW w:w="1417" w:type="dxa"/>
            <w:tcBorders>
              <w:top w:val="single" w:sz="12" w:space="0" w:color="auto"/>
            </w:tcBorders>
            <w:shd w:val="pct12" w:color="auto" w:fill="FFFFFF"/>
          </w:tcPr>
          <w:p w:rsidR="00E2417A" w:rsidRPr="00F43973" w:rsidRDefault="00E2417A">
            <w:pPr>
              <w:rPr>
                <w:b/>
                <w:bCs/>
                <w:lang w:val="de-DE"/>
                <w:rPrChange w:id="188" w:author="Lessner, Jan" w:date="2024-12-05T11:12:00Z">
                  <w:rPr>
                    <w:b/>
                    <w:bCs/>
                    <w:lang w:val="de-DE"/>
                  </w:rPr>
                </w:rPrChange>
              </w:rPr>
            </w:pPr>
            <w:r w:rsidRPr="00F43973">
              <w:rPr>
                <w:b/>
                <w:bCs/>
                <w:lang w:val="de-DE"/>
                <w:rPrChange w:id="189" w:author="Lessner, Jan" w:date="2024-12-05T11:12:00Z">
                  <w:rPr>
                    <w:b/>
                    <w:bCs/>
                    <w:lang w:val="de-DE"/>
                  </w:rPr>
                </w:rPrChange>
              </w:rPr>
              <w:t>Beteiligte</w:t>
            </w:r>
          </w:p>
        </w:tc>
        <w:tc>
          <w:tcPr>
            <w:tcW w:w="7438" w:type="dxa"/>
            <w:gridSpan w:val="2"/>
            <w:tcBorders>
              <w:top w:val="single" w:sz="12" w:space="0" w:color="auto"/>
            </w:tcBorders>
            <w:shd w:val="pct12" w:color="auto" w:fill="FFFFFF"/>
          </w:tcPr>
          <w:p w:rsidR="00E2417A" w:rsidRPr="00F43973" w:rsidRDefault="00E2417A">
            <w:pPr>
              <w:rPr>
                <w:b/>
                <w:bCs/>
                <w:lang w:val="de-DE"/>
                <w:rPrChange w:id="190" w:author="Lessner, Jan" w:date="2024-12-05T11:12:00Z">
                  <w:rPr>
                    <w:b/>
                    <w:bCs/>
                    <w:lang w:val="de-DE"/>
                  </w:rPr>
                </w:rPrChange>
              </w:rPr>
            </w:pPr>
            <w:r w:rsidRPr="00F43973">
              <w:rPr>
                <w:b/>
                <w:bCs/>
                <w:lang w:val="de-DE"/>
                <w:rPrChange w:id="191" w:author="Lessner, Jan" w:date="2024-12-05T11:12:00Z">
                  <w:rPr>
                    <w:b/>
                    <w:bCs/>
                    <w:lang w:val="de-DE"/>
                  </w:rPr>
                </w:rPrChange>
              </w:rPr>
              <w:t>Normaler Ablauf:</w:t>
            </w:r>
          </w:p>
        </w:tc>
      </w:tr>
      <w:tr w:rsidR="002E0631" w:rsidRPr="00F43973" w:rsidTr="00435242">
        <w:trPr>
          <w:cantSplit/>
        </w:trPr>
        <w:tc>
          <w:tcPr>
            <w:tcW w:w="993" w:type="dxa"/>
            <w:tcBorders>
              <w:bottom w:val="nil"/>
            </w:tcBorders>
            <w:vAlign w:val="center"/>
          </w:tcPr>
          <w:p w:rsidR="002E0631" w:rsidRPr="00F43973" w:rsidRDefault="002E0631" w:rsidP="00B80A24">
            <w:pPr>
              <w:pStyle w:val="Essential"/>
              <w:numPr>
                <w:ilvl w:val="0"/>
                <w:numId w:val="3"/>
              </w:numPr>
              <w:rPr>
                <w:lang w:val="de-DE"/>
                <w:rPrChange w:id="192" w:author="Lessner, Jan" w:date="2024-12-05T11:12:00Z">
                  <w:rPr>
                    <w:lang w:val="de-DE"/>
                  </w:rPr>
                </w:rPrChange>
              </w:rPr>
            </w:pPr>
          </w:p>
        </w:tc>
        <w:tc>
          <w:tcPr>
            <w:tcW w:w="1417" w:type="dxa"/>
            <w:tcBorders>
              <w:bottom w:val="nil"/>
            </w:tcBorders>
            <w:vAlign w:val="center"/>
          </w:tcPr>
          <w:p w:rsidR="002E0631" w:rsidRPr="00F43973" w:rsidRDefault="002E0631" w:rsidP="00B80A24">
            <w:pPr>
              <w:pStyle w:val="Essential"/>
              <w:rPr>
                <w:lang w:val="de-DE"/>
                <w:rPrChange w:id="193" w:author="Lessner, Jan" w:date="2024-12-05T11:12:00Z">
                  <w:rPr>
                    <w:lang w:val="de-DE"/>
                  </w:rPr>
                </w:rPrChange>
              </w:rPr>
            </w:pPr>
            <w:r w:rsidRPr="00F43973">
              <w:rPr>
                <w:lang w:val="de-DE"/>
                <w:rPrChange w:id="194" w:author="Lessner, Jan" w:date="2024-12-05T11:12:00Z">
                  <w:rPr>
                    <w:lang w:val="de-DE"/>
                  </w:rPr>
                </w:rPrChange>
              </w:rPr>
              <w:t>-</w:t>
            </w:r>
          </w:p>
        </w:tc>
        <w:tc>
          <w:tcPr>
            <w:tcW w:w="7438" w:type="dxa"/>
            <w:gridSpan w:val="2"/>
            <w:tcBorders>
              <w:bottom w:val="nil"/>
            </w:tcBorders>
          </w:tcPr>
          <w:p w:rsidR="002E0631" w:rsidRPr="00F43973" w:rsidRDefault="00C610A5" w:rsidP="007B0EFC">
            <w:pPr>
              <w:pStyle w:val="Essential"/>
              <w:rPr>
                <w:lang w:val="de-DE"/>
                <w:rPrChange w:id="195" w:author="Lessner, Jan" w:date="2024-12-05T11:12:00Z">
                  <w:rPr>
                    <w:lang w:val="de-DE"/>
                  </w:rPr>
                </w:rPrChange>
              </w:rPr>
            </w:pPr>
            <w:r w:rsidRPr="00F43973">
              <w:rPr>
                <w:lang w:val="de-DE"/>
                <w:rPrChange w:id="196" w:author="Lessner, Jan" w:date="2024-12-05T11:12:00Z">
                  <w:rPr>
                    <w:lang w:val="de-DE"/>
                  </w:rPr>
                </w:rPrChange>
              </w:rPr>
              <w:t xml:space="preserve">Ermittlung der </w:t>
            </w:r>
            <w:r w:rsidR="00FF5EAC" w:rsidRPr="00F43973">
              <w:rPr>
                <w:lang w:val="de-DE"/>
                <w:rPrChange w:id="197" w:author="Lessner, Jan" w:date="2024-12-05T11:12:00Z">
                  <w:rPr>
                    <w:lang w:val="de-DE"/>
                  </w:rPr>
                </w:rPrChange>
              </w:rPr>
              <w:t xml:space="preserve">auszuführenden </w:t>
            </w:r>
            <w:r w:rsidRPr="00F43973">
              <w:rPr>
                <w:lang w:val="de-DE"/>
                <w:rPrChange w:id="198" w:author="Lessner, Jan" w:date="2024-12-05T11:12:00Z">
                  <w:rPr>
                    <w:lang w:val="de-DE"/>
                  </w:rPr>
                </w:rPrChange>
              </w:rPr>
              <w:t>Tasks</w:t>
            </w:r>
          </w:p>
        </w:tc>
      </w:tr>
      <w:tr w:rsidR="00F33FF3" w:rsidRPr="00F43973" w:rsidTr="008875DF">
        <w:trPr>
          <w:cantSplit/>
        </w:trPr>
        <w:tc>
          <w:tcPr>
            <w:tcW w:w="993" w:type="dxa"/>
            <w:tcBorders>
              <w:bottom w:val="nil"/>
            </w:tcBorders>
            <w:vAlign w:val="center"/>
          </w:tcPr>
          <w:p w:rsidR="00F33FF3" w:rsidRPr="00F43973" w:rsidRDefault="00F33FF3" w:rsidP="008875DF">
            <w:pPr>
              <w:numPr>
                <w:ilvl w:val="1"/>
                <w:numId w:val="3"/>
              </w:numPr>
              <w:rPr>
                <w:lang w:val="de-DE"/>
                <w:rPrChange w:id="199" w:author="Lessner, Jan" w:date="2024-12-05T11:12:00Z">
                  <w:rPr>
                    <w:lang w:val="de-DE"/>
                  </w:rPr>
                </w:rPrChange>
              </w:rPr>
            </w:pPr>
            <w:bookmarkStart w:id="200" w:name="_Ref183187740"/>
          </w:p>
        </w:tc>
        <w:bookmarkEnd w:id="200"/>
        <w:tc>
          <w:tcPr>
            <w:tcW w:w="1417" w:type="dxa"/>
            <w:tcBorders>
              <w:bottom w:val="nil"/>
            </w:tcBorders>
            <w:vAlign w:val="center"/>
          </w:tcPr>
          <w:p w:rsidR="00F33FF3" w:rsidRPr="00F43973" w:rsidRDefault="00F33FF3" w:rsidP="008875DF">
            <w:pPr>
              <w:rPr>
                <w:lang w:val="de-DE"/>
                <w:rPrChange w:id="201" w:author="Lessner, Jan" w:date="2024-12-05T11:12:00Z">
                  <w:rPr>
                    <w:lang w:val="de-DE"/>
                  </w:rPr>
                </w:rPrChange>
              </w:rPr>
            </w:pPr>
            <w:r w:rsidRPr="00F43973">
              <w:rPr>
                <w:lang w:val="de-DE"/>
                <w:rPrChange w:id="202" w:author="Lessner, Jan" w:date="2024-12-05T11:12:00Z">
                  <w:rPr>
                    <w:lang w:val="de-DE"/>
                  </w:rPr>
                </w:rPrChange>
              </w:rPr>
              <w:t>System</w:t>
            </w:r>
          </w:p>
        </w:tc>
        <w:tc>
          <w:tcPr>
            <w:tcW w:w="7438" w:type="dxa"/>
            <w:gridSpan w:val="2"/>
            <w:tcBorders>
              <w:bottom w:val="nil"/>
            </w:tcBorders>
          </w:tcPr>
          <w:p w:rsidR="00F33FF3" w:rsidRPr="00F43973" w:rsidRDefault="00F33FF3" w:rsidP="008875DF">
            <w:pPr>
              <w:shd w:val="clear" w:color="auto" w:fill="FFFFFF"/>
              <w:rPr>
                <w:lang w:val="de-DE"/>
                <w:rPrChange w:id="203" w:author="Lessner, Jan" w:date="2024-12-05T11:12:00Z">
                  <w:rPr>
                    <w:lang w:val="de-DE"/>
                  </w:rPr>
                </w:rPrChange>
              </w:rPr>
            </w:pPr>
            <w:r w:rsidRPr="00F43973">
              <w:rPr>
                <w:lang w:val="de-DE"/>
                <w:rPrChange w:id="204" w:author="Lessner, Jan" w:date="2024-12-05T11:12:00Z">
                  <w:rPr>
                    <w:lang w:val="de-DE"/>
                  </w:rPr>
                </w:rPrChange>
              </w:rPr>
              <w:t>Das System stellt sicher, dass es in folgendem zugelassenen Wartungsfenster arbeitet:</w:t>
            </w:r>
          </w:p>
          <w:p w:rsidR="00F33FF3" w:rsidRPr="00F43973" w:rsidRDefault="00F33FF3" w:rsidP="00F33FF3">
            <w:pPr>
              <w:pStyle w:val="Listenabsatz"/>
              <w:numPr>
                <w:ilvl w:val="0"/>
                <w:numId w:val="33"/>
              </w:numPr>
              <w:shd w:val="clear" w:color="auto" w:fill="FFFFFF"/>
              <w:rPr>
                <w:lang w:val="de-DE"/>
                <w:rPrChange w:id="205" w:author="Lessner, Jan" w:date="2024-12-05T11:12:00Z">
                  <w:rPr>
                    <w:lang w:val="de-DE"/>
                  </w:rPr>
                </w:rPrChange>
              </w:rPr>
            </w:pPr>
            <w:r w:rsidRPr="00F43973">
              <w:rPr>
                <w:lang w:val="de-DE"/>
                <w:rPrChange w:id="206" w:author="Lessner, Jan" w:date="2024-12-05T11:12:00Z">
                  <w:rPr>
                    <w:lang w:val="de-DE"/>
                  </w:rPr>
                </w:rPrChange>
              </w:rPr>
              <w:t>Samstag oder Sonntag, ganztägig sonst</w:t>
            </w:r>
          </w:p>
          <w:p w:rsidR="00F33FF3" w:rsidRDefault="00F33FF3" w:rsidP="00F33FF3">
            <w:pPr>
              <w:pStyle w:val="Listenabsatz"/>
              <w:numPr>
                <w:ilvl w:val="0"/>
                <w:numId w:val="33"/>
              </w:numPr>
              <w:shd w:val="clear" w:color="auto" w:fill="FFFFFF"/>
              <w:rPr>
                <w:ins w:id="207" w:author="Lessner, Jan" w:date="2024-12-05T11:21:00Z"/>
                <w:lang w:val="de-DE"/>
              </w:rPr>
            </w:pPr>
            <w:r w:rsidRPr="00F43973">
              <w:rPr>
                <w:lang w:val="de-DE"/>
                <w:rPrChange w:id="208" w:author="Lessner, Jan" w:date="2024-12-05T11:12:00Z">
                  <w:rPr>
                    <w:lang w:val="de-DE"/>
                  </w:rPr>
                </w:rPrChange>
              </w:rPr>
              <w:t>zwischen 20 Uhr abends und 7 Uhr morgens</w:t>
            </w:r>
          </w:p>
          <w:p w:rsidR="00471781" w:rsidRDefault="00471781" w:rsidP="00471781">
            <w:pPr>
              <w:shd w:val="clear" w:color="auto" w:fill="FFFFFF"/>
              <w:rPr>
                <w:ins w:id="209" w:author="Lessner, Jan" w:date="2024-12-05T11:21:00Z"/>
                <w:lang w:val="de-DE"/>
              </w:rPr>
            </w:pPr>
          </w:p>
          <w:p w:rsidR="00471781" w:rsidRPr="00471781" w:rsidRDefault="00471781" w:rsidP="00471781">
            <w:pPr>
              <w:shd w:val="clear" w:color="auto" w:fill="FFFFFF"/>
              <w:rPr>
                <w:i/>
                <w:sz w:val="18"/>
                <w:szCs w:val="18"/>
                <w:lang w:val="de-DE"/>
                <w:rPrChange w:id="210" w:author="Lessner, Jan" w:date="2024-12-05T11:23:00Z">
                  <w:rPr>
                    <w:lang w:val="de-DE"/>
                  </w:rPr>
                </w:rPrChange>
              </w:rPr>
              <w:pPrChange w:id="211" w:author="Lessner, Jan" w:date="2024-12-05T11:21:00Z">
                <w:pPr>
                  <w:pStyle w:val="Listenabsatz"/>
                  <w:numPr>
                    <w:numId w:val="33"/>
                  </w:numPr>
                  <w:shd w:val="clear" w:color="auto" w:fill="FFFFFF"/>
                  <w:ind w:hanging="360"/>
                </w:pPr>
              </w:pPrChange>
            </w:pPr>
            <w:ins w:id="212" w:author="Lessner, Jan" w:date="2024-12-05T11:21:00Z">
              <w:r w:rsidRPr="00471781">
                <w:rPr>
                  <w:i/>
                  <w:sz w:val="18"/>
                  <w:szCs w:val="18"/>
                  <w:lang w:val="de-DE"/>
                  <w:rPrChange w:id="213" w:author="Lessner, Jan" w:date="2024-12-05T11:22:00Z">
                    <w:rPr>
                      <w:lang w:val="de-DE"/>
                    </w:rPr>
                  </w:rPrChange>
                </w:rPr>
                <w:t>Designanmerkung:</w:t>
              </w:r>
            </w:ins>
            <w:ins w:id="214" w:author="Lessner, Jan" w:date="2024-12-05T11:23:00Z">
              <w:r>
                <w:rPr>
                  <w:i/>
                  <w:sz w:val="18"/>
                  <w:szCs w:val="18"/>
                  <w:lang w:val="de-DE"/>
                </w:rPr>
                <w:t xml:space="preserve"> </w:t>
              </w:r>
            </w:ins>
            <w:ins w:id="215" w:author="Lessner, Jan" w:date="2024-12-05T11:21:00Z">
              <w:r w:rsidRPr="00471781">
                <w:rPr>
                  <w:i/>
                  <w:sz w:val="18"/>
                  <w:szCs w:val="18"/>
                  <w:lang w:val="de-DE"/>
                  <w:rPrChange w:id="216" w:author="Lessner, Jan" w:date="2024-12-05T11:22:00Z">
                    <w:rPr>
                      <w:lang w:val="de-DE"/>
                    </w:rPr>
                  </w:rPrChange>
                </w:rPr>
                <w:t>Es gilt die Serverzeitzone.</w:t>
              </w:r>
            </w:ins>
          </w:p>
        </w:tc>
      </w:tr>
      <w:tr w:rsidR="00F33FF3" w:rsidRPr="00F43973" w:rsidTr="008875DF">
        <w:trPr>
          <w:cantSplit/>
        </w:trPr>
        <w:tc>
          <w:tcPr>
            <w:tcW w:w="993" w:type="dxa"/>
            <w:tcBorders>
              <w:bottom w:val="nil"/>
            </w:tcBorders>
            <w:vAlign w:val="center"/>
          </w:tcPr>
          <w:p w:rsidR="00F33FF3" w:rsidRPr="00F43973" w:rsidRDefault="00F33FF3" w:rsidP="008875DF">
            <w:pPr>
              <w:numPr>
                <w:ilvl w:val="1"/>
                <w:numId w:val="3"/>
              </w:numPr>
              <w:rPr>
                <w:lang w:val="de-DE"/>
                <w:rPrChange w:id="217" w:author="Lessner, Jan" w:date="2024-12-05T11:12:00Z">
                  <w:rPr>
                    <w:lang w:val="de-DE"/>
                  </w:rPr>
                </w:rPrChange>
              </w:rPr>
            </w:pPr>
            <w:bookmarkStart w:id="218" w:name="_Ref183186031"/>
          </w:p>
        </w:tc>
        <w:bookmarkEnd w:id="218"/>
        <w:tc>
          <w:tcPr>
            <w:tcW w:w="1417" w:type="dxa"/>
            <w:tcBorders>
              <w:bottom w:val="nil"/>
            </w:tcBorders>
            <w:vAlign w:val="center"/>
          </w:tcPr>
          <w:p w:rsidR="00F33FF3" w:rsidRPr="00F43973" w:rsidRDefault="00F33FF3" w:rsidP="008875DF">
            <w:pPr>
              <w:rPr>
                <w:lang w:val="de-DE"/>
                <w:rPrChange w:id="219" w:author="Lessner, Jan" w:date="2024-12-05T11:12:00Z">
                  <w:rPr>
                    <w:lang w:val="de-DE"/>
                  </w:rPr>
                </w:rPrChange>
              </w:rPr>
            </w:pPr>
            <w:r w:rsidRPr="00F43973">
              <w:rPr>
                <w:lang w:val="de-DE"/>
                <w:rPrChange w:id="220" w:author="Lessner, Jan" w:date="2024-12-05T11:12:00Z">
                  <w:rPr>
                    <w:lang w:val="de-DE"/>
                  </w:rPr>
                </w:rPrChange>
              </w:rPr>
              <w:t>-</w:t>
            </w:r>
          </w:p>
        </w:tc>
        <w:tc>
          <w:tcPr>
            <w:tcW w:w="7438" w:type="dxa"/>
            <w:gridSpan w:val="2"/>
            <w:tcBorders>
              <w:bottom w:val="nil"/>
            </w:tcBorders>
          </w:tcPr>
          <w:p w:rsidR="00F33FF3" w:rsidRPr="00F43973" w:rsidRDefault="008165F0" w:rsidP="008875DF">
            <w:pPr>
              <w:pStyle w:val="Exception"/>
              <w:numPr>
                <w:ilvl w:val="0"/>
                <w:numId w:val="2"/>
              </w:numPr>
              <w:rPr>
                <w:lang w:val="de-DE"/>
                <w:rPrChange w:id="221" w:author="Lessner, Jan" w:date="2024-12-05T11:12:00Z">
                  <w:rPr>
                    <w:lang w:val="de-DE"/>
                  </w:rPr>
                </w:rPrChange>
              </w:rPr>
            </w:pPr>
            <w:r w:rsidRPr="00F43973">
              <w:rPr>
                <w:lang w:val="de-DE"/>
                <w:rPrChange w:id="222" w:author="Lessner, Jan" w:date="2024-12-05T11:12:00Z">
                  <w:rPr>
                    <w:lang w:val="de-DE"/>
                  </w:rPr>
                </w:rPrChange>
              </w:rPr>
              <w:fldChar w:fldCharType="begin"/>
            </w:r>
            <w:r w:rsidRPr="00F43973">
              <w:rPr>
                <w:lang w:val="de-DE"/>
                <w:rPrChange w:id="223" w:author="Lessner, Jan" w:date="2024-12-05T11:12:00Z">
                  <w:rPr>
                    <w:lang w:val="de-DE"/>
                  </w:rPr>
                </w:rPrChange>
              </w:rPr>
              <w:instrText xml:space="preserve"> REF _Ref183428496 \h </w:instrText>
            </w:r>
            <w:r w:rsidRPr="00F43973">
              <w:rPr>
                <w:lang w:val="de-DE"/>
                <w:rPrChange w:id="224" w:author="Lessner, Jan" w:date="2024-12-05T11:12:00Z">
                  <w:rPr>
                    <w:lang w:val="de-DE"/>
                  </w:rPr>
                </w:rPrChange>
              </w:rPr>
            </w:r>
            <w:r w:rsidR="00F43973">
              <w:rPr>
                <w:lang w:val="de-DE"/>
              </w:rPr>
              <w:instrText xml:space="preserve"> \* MERGEFORMAT </w:instrText>
            </w:r>
            <w:r w:rsidRPr="00F43973">
              <w:rPr>
                <w:lang w:val="de-DE"/>
                <w:rPrChange w:id="225" w:author="Lessner, Jan" w:date="2024-12-05T11:12:00Z">
                  <w:rPr>
                    <w:lang w:val="de-DE"/>
                  </w:rPr>
                </w:rPrChange>
              </w:rPr>
              <w:fldChar w:fldCharType="separate"/>
            </w:r>
            <w:r w:rsidRPr="00F43973">
              <w:rPr>
                <w:lang w:val="de-DE"/>
                <w:rPrChange w:id="226" w:author="Lessner, Jan" w:date="2024-12-05T11:12:00Z">
                  <w:rPr>
                    <w:lang w:val="de-DE"/>
                  </w:rPr>
                </w:rPrChange>
              </w:rPr>
              <w:t>Wartu</w:t>
            </w:r>
            <w:r w:rsidRPr="00F43973">
              <w:rPr>
                <w:lang w:val="de-DE"/>
                <w:rPrChange w:id="227" w:author="Lessner, Jan" w:date="2024-12-05T11:12:00Z">
                  <w:rPr>
                    <w:lang w:val="de-DE"/>
                  </w:rPr>
                </w:rPrChange>
              </w:rPr>
              <w:t>n</w:t>
            </w:r>
            <w:r w:rsidRPr="00F43973">
              <w:rPr>
                <w:lang w:val="de-DE"/>
                <w:rPrChange w:id="228" w:author="Lessner, Jan" w:date="2024-12-05T11:12:00Z">
                  <w:rPr>
                    <w:lang w:val="de-DE"/>
                  </w:rPr>
                </w:rPrChange>
              </w:rPr>
              <w:t>gsfenster verletzt</w:t>
            </w:r>
            <w:r w:rsidRPr="00F43973">
              <w:rPr>
                <w:lang w:val="de-DE"/>
                <w:rPrChange w:id="229" w:author="Lessner, Jan" w:date="2024-12-05T11:12:00Z">
                  <w:rPr>
                    <w:lang w:val="de-DE"/>
                  </w:rPr>
                </w:rPrChange>
              </w:rPr>
              <w:fldChar w:fldCharType="end"/>
            </w:r>
          </w:p>
        </w:tc>
      </w:tr>
      <w:tr w:rsidR="008D79BF" w:rsidRPr="00F43973" w:rsidTr="00B216C6">
        <w:trPr>
          <w:cantSplit/>
          <w:ins w:id="230" w:author="Lessner, Jan" w:date="2024-11-26T10:04:00Z"/>
        </w:trPr>
        <w:tc>
          <w:tcPr>
            <w:tcW w:w="993" w:type="dxa"/>
            <w:tcBorders>
              <w:bottom w:val="nil"/>
            </w:tcBorders>
            <w:vAlign w:val="center"/>
          </w:tcPr>
          <w:p w:rsidR="008D79BF" w:rsidRPr="00F43973" w:rsidRDefault="008D79BF" w:rsidP="00B216C6">
            <w:pPr>
              <w:numPr>
                <w:ilvl w:val="1"/>
                <w:numId w:val="3"/>
              </w:numPr>
              <w:rPr>
                <w:ins w:id="231" w:author="Lessner, Jan" w:date="2024-11-26T10:04:00Z"/>
                <w:lang w:val="de-DE"/>
                <w:rPrChange w:id="232" w:author="Lessner, Jan" w:date="2024-12-05T11:12:00Z">
                  <w:rPr>
                    <w:ins w:id="233" w:author="Lessner, Jan" w:date="2024-11-26T10:04:00Z"/>
                    <w:lang w:val="de-DE"/>
                  </w:rPr>
                </w:rPrChange>
              </w:rPr>
            </w:pPr>
            <w:bookmarkStart w:id="234" w:name="_Ref183508913"/>
          </w:p>
        </w:tc>
        <w:bookmarkEnd w:id="234"/>
        <w:tc>
          <w:tcPr>
            <w:tcW w:w="1417" w:type="dxa"/>
            <w:tcBorders>
              <w:bottom w:val="nil"/>
            </w:tcBorders>
            <w:vAlign w:val="center"/>
          </w:tcPr>
          <w:p w:rsidR="008D79BF" w:rsidRPr="00F43973" w:rsidRDefault="008D79BF" w:rsidP="00B216C6">
            <w:pPr>
              <w:rPr>
                <w:ins w:id="235" w:author="Lessner, Jan" w:date="2024-11-26T10:04:00Z"/>
                <w:lang w:val="de-DE"/>
                <w:rPrChange w:id="236" w:author="Lessner, Jan" w:date="2024-12-05T11:12:00Z">
                  <w:rPr>
                    <w:ins w:id="237" w:author="Lessner, Jan" w:date="2024-11-26T10:04:00Z"/>
                    <w:lang w:val="de-DE"/>
                  </w:rPr>
                </w:rPrChange>
              </w:rPr>
            </w:pPr>
            <w:ins w:id="238" w:author="Lessner, Jan" w:date="2024-11-26T10:04:00Z">
              <w:r w:rsidRPr="00F43973">
                <w:rPr>
                  <w:lang w:val="de-DE"/>
                  <w:rPrChange w:id="239" w:author="Lessner, Jan" w:date="2024-12-05T11:12:00Z">
                    <w:rPr>
                      <w:lang w:val="de-DE"/>
                    </w:rPr>
                  </w:rPrChange>
                </w:rPr>
                <w:t>System</w:t>
              </w:r>
            </w:ins>
          </w:p>
        </w:tc>
        <w:tc>
          <w:tcPr>
            <w:tcW w:w="7438" w:type="dxa"/>
            <w:gridSpan w:val="2"/>
            <w:tcBorders>
              <w:bottom w:val="nil"/>
            </w:tcBorders>
          </w:tcPr>
          <w:p w:rsidR="008D79BF" w:rsidRPr="00F43973" w:rsidRDefault="008D79BF" w:rsidP="00B216C6">
            <w:pPr>
              <w:shd w:val="clear" w:color="auto" w:fill="FFFFFF"/>
              <w:rPr>
                <w:ins w:id="240" w:author="Lessner, Jan" w:date="2024-11-26T10:05:00Z"/>
                <w:lang w:val="de-DE"/>
                <w:rPrChange w:id="241" w:author="Lessner, Jan" w:date="2024-12-05T11:12:00Z">
                  <w:rPr>
                    <w:ins w:id="242" w:author="Lessner, Jan" w:date="2024-11-26T10:05:00Z"/>
                    <w:lang w:val="de-DE"/>
                  </w:rPr>
                </w:rPrChange>
              </w:rPr>
            </w:pPr>
            <w:ins w:id="243" w:author="Lessner, Jan" w:date="2024-11-26T10:04:00Z">
              <w:r w:rsidRPr="00F43973">
                <w:rPr>
                  <w:lang w:val="de-DE"/>
                  <w:rPrChange w:id="244" w:author="Lessner, Jan" w:date="2024-12-05T11:12:00Z">
                    <w:rPr>
                      <w:lang w:val="de-DE"/>
                    </w:rPr>
                  </w:rPrChange>
                </w:rPr>
                <w:t xml:space="preserve">Das System ermittelt alle Konfigurationen, die </w:t>
              </w:r>
            </w:ins>
            <w:ins w:id="245" w:author="Lessner, Jan" w:date="2024-11-26T10:05:00Z">
              <w:r w:rsidRPr="00F43973">
                <w:rPr>
                  <w:lang w:val="de-DE"/>
                  <w:rPrChange w:id="246" w:author="Lessner, Jan" w:date="2024-12-05T11:12:00Z">
                    <w:rPr>
                      <w:lang w:val="de-DE"/>
                    </w:rPr>
                  </w:rPrChange>
                </w:rPr>
                <w:t xml:space="preserve">sich </w:t>
              </w:r>
            </w:ins>
            <w:ins w:id="247" w:author="Lessner, Jan" w:date="2024-11-26T10:04:00Z">
              <w:r w:rsidRPr="00F43973">
                <w:rPr>
                  <w:lang w:val="de-DE"/>
                  <w:rPrChange w:id="248" w:author="Lessner, Jan" w:date="2024-12-05T11:12:00Z">
                    <w:rPr>
                      <w:lang w:val="de-DE"/>
                    </w:rPr>
                  </w:rPrChange>
                </w:rPr>
                <w:t>nicht</w:t>
              </w:r>
            </w:ins>
            <w:ins w:id="249" w:author="Lessner, Jan" w:date="2024-11-26T10:05:00Z">
              <w:r w:rsidRPr="00F43973">
                <w:rPr>
                  <w:lang w:val="de-DE"/>
                  <w:rPrChange w:id="250" w:author="Lessner, Jan" w:date="2024-12-05T11:12:00Z">
                    <w:rPr>
                      <w:lang w:val="de-DE"/>
                    </w:rPr>
                  </w:rPrChange>
                </w:rPr>
                <w:t xml:space="preserve"> bereits im Status „ferti</w:t>
              </w:r>
              <w:bookmarkStart w:id="251" w:name="_GoBack"/>
              <w:bookmarkEnd w:id="251"/>
              <w:r w:rsidRPr="00F43973">
                <w:rPr>
                  <w:lang w:val="de-DE"/>
                  <w:rPrChange w:id="252" w:author="Lessner, Jan" w:date="2024-12-05T11:12:00Z">
                    <w:rPr>
                      <w:lang w:val="de-DE"/>
                    </w:rPr>
                  </w:rPrChange>
                </w:rPr>
                <w:t>g“ befinden.</w:t>
              </w:r>
            </w:ins>
          </w:p>
          <w:p w:rsidR="008D79BF" w:rsidRPr="00F43973" w:rsidRDefault="008D79BF" w:rsidP="00B216C6">
            <w:pPr>
              <w:shd w:val="clear" w:color="auto" w:fill="FFFFFF"/>
              <w:rPr>
                <w:ins w:id="253" w:author="Lessner, Jan" w:date="2024-11-26T10:05:00Z"/>
                <w:lang w:val="de-DE"/>
                <w:rPrChange w:id="254" w:author="Lessner, Jan" w:date="2024-12-05T11:12:00Z">
                  <w:rPr>
                    <w:ins w:id="255" w:author="Lessner, Jan" w:date="2024-11-26T10:05:00Z"/>
                    <w:lang w:val="de-DE"/>
                  </w:rPr>
                </w:rPrChange>
              </w:rPr>
            </w:pPr>
          </w:p>
          <w:p w:rsidR="008D79BF" w:rsidRPr="00F43973" w:rsidRDefault="008D79BF" w:rsidP="00B216C6">
            <w:pPr>
              <w:shd w:val="clear" w:color="auto" w:fill="FFFFFF"/>
              <w:rPr>
                <w:ins w:id="256" w:author="Lessner, Jan" w:date="2024-11-26T10:05:00Z"/>
                <w:i/>
                <w:sz w:val="18"/>
                <w:szCs w:val="18"/>
                <w:lang w:val="de-DE"/>
                <w:rPrChange w:id="257" w:author="Lessner, Jan" w:date="2024-12-05T11:12:00Z">
                  <w:rPr>
                    <w:ins w:id="258" w:author="Lessner, Jan" w:date="2024-11-26T10:05:00Z"/>
                    <w:lang w:val="de-DE"/>
                  </w:rPr>
                </w:rPrChange>
              </w:rPr>
            </w:pPr>
            <w:ins w:id="259" w:author="Lessner, Jan" w:date="2024-11-26T10:05:00Z">
              <w:r w:rsidRPr="00F43973">
                <w:rPr>
                  <w:i/>
                  <w:sz w:val="18"/>
                  <w:szCs w:val="18"/>
                  <w:lang w:val="de-DE"/>
                  <w:rPrChange w:id="260" w:author="Lessner, Jan" w:date="2024-12-05T11:12:00Z">
                    <w:rPr>
                      <w:lang w:val="de-DE"/>
                    </w:rPr>
                  </w:rPrChange>
                </w:rPr>
                <w:t>Anmerkung:</w:t>
              </w:r>
            </w:ins>
          </w:p>
          <w:p w:rsidR="008D79BF" w:rsidRPr="00F43973" w:rsidRDefault="003B278D" w:rsidP="00B216C6">
            <w:pPr>
              <w:shd w:val="clear" w:color="auto" w:fill="FFFFFF"/>
              <w:rPr>
                <w:ins w:id="261" w:author="Lessner, Jan" w:date="2024-11-26T10:04:00Z"/>
                <w:lang w:val="de-DE"/>
                <w:rPrChange w:id="262" w:author="Lessner, Jan" w:date="2024-12-05T11:12:00Z">
                  <w:rPr>
                    <w:ins w:id="263" w:author="Lessner, Jan" w:date="2024-11-26T10:04:00Z"/>
                    <w:lang w:val="de-DE"/>
                  </w:rPr>
                </w:rPrChange>
              </w:rPr>
            </w:pPr>
            <w:ins w:id="264" w:author="Lessner, Jan" w:date="2024-11-26T10:05:00Z">
              <w:r w:rsidRPr="00F43973">
                <w:rPr>
                  <w:i/>
                  <w:sz w:val="18"/>
                  <w:szCs w:val="18"/>
                  <w:lang w:val="de-DE"/>
                  <w:rPrChange w:id="265" w:author="Lessner, Jan" w:date="2024-12-05T11:12:00Z">
                    <w:rPr>
                      <w:lang w:val="de-DE"/>
                    </w:rPr>
                  </w:rPrChange>
                </w:rPr>
                <w:t>Das schließt auch Konfigurationen im Status „wird ausgeführ</w:t>
              </w:r>
            </w:ins>
            <w:ins w:id="266" w:author="Lessner, Jan" w:date="2024-11-26T10:06:00Z">
              <w:r w:rsidRPr="00F43973">
                <w:rPr>
                  <w:i/>
                  <w:sz w:val="18"/>
                  <w:szCs w:val="18"/>
                  <w:lang w:val="de-DE"/>
                  <w:rPrChange w:id="267" w:author="Lessner, Jan" w:date="2024-12-05T11:12:00Z">
                    <w:rPr>
                      <w:lang w:val="de-DE"/>
                    </w:rPr>
                  </w:rPrChange>
                </w:rPr>
                <w:t xml:space="preserve">t“ ein. </w:t>
              </w:r>
            </w:ins>
            <w:ins w:id="268" w:author="Lessner, Jan" w:date="2024-11-26T10:19:00Z">
              <w:r w:rsidR="00096DD8" w:rsidRPr="00F43973">
                <w:rPr>
                  <w:i/>
                  <w:sz w:val="18"/>
                  <w:szCs w:val="18"/>
                  <w:lang w:val="de-DE"/>
                  <w:rPrChange w:id="269" w:author="Lessner, Jan" w:date="2024-12-05T11:12:00Z">
                    <w:rPr>
                      <w:i/>
                      <w:sz w:val="18"/>
                      <w:szCs w:val="18"/>
                      <w:highlight w:val="yellow"/>
                      <w:lang w:val="de-DE"/>
                    </w:rPr>
                  </w:rPrChange>
                </w:rPr>
                <w:t xml:space="preserve">Zu Beginn der Verarbeitung kann dieser Zustand </w:t>
              </w:r>
            </w:ins>
            <w:ins w:id="270" w:author="Lessner, Jan" w:date="2024-11-26T10:06:00Z">
              <w:r w:rsidRPr="00F43973">
                <w:rPr>
                  <w:i/>
                  <w:sz w:val="18"/>
                  <w:szCs w:val="18"/>
                  <w:lang w:val="de-DE"/>
                  <w:rPrChange w:id="271" w:author="Lessner, Jan" w:date="2024-12-05T11:12:00Z">
                    <w:rPr>
                      <w:lang w:val="de-DE"/>
                    </w:rPr>
                  </w:rPrChange>
                </w:rPr>
                <w:t xml:space="preserve">nur durch schwere Systemfehler </w:t>
              </w:r>
            </w:ins>
            <w:ins w:id="272" w:author="Lessner, Jan" w:date="2024-11-26T10:07:00Z">
              <w:r w:rsidRPr="00F43973">
                <w:rPr>
                  <w:i/>
                  <w:sz w:val="18"/>
                  <w:szCs w:val="18"/>
                  <w:lang w:val="de-DE"/>
                  <w:rPrChange w:id="273" w:author="Lessner, Jan" w:date="2024-12-05T11:12:00Z">
                    <w:rPr>
                      <w:lang w:val="de-DE"/>
                    </w:rPr>
                  </w:rPrChange>
                </w:rPr>
                <w:t>ohne geordnete Fehlerbehandlung aus einem früheren Verarbeitungsversuch stammen.</w:t>
              </w:r>
            </w:ins>
            <w:ins w:id="274" w:author="Lessner, Jan" w:date="2024-11-26T10:08:00Z">
              <w:r w:rsidRPr="00F43973">
                <w:rPr>
                  <w:i/>
                  <w:sz w:val="18"/>
                  <w:szCs w:val="18"/>
                  <w:lang w:val="de-DE"/>
                  <w:rPrChange w:id="275" w:author="Lessner, Jan" w:date="2024-12-05T11:12:00Z">
                    <w:rPr>
                      <w:i/>
                      <w:sz w:val="18"/>
                      <w:szCs w:val="18"/>
                      <w:lang w:val="de-DE"/>
                    </w:rPr>
                  </w:rPrChange>
                </w:rPr>
                <w:t xml:space="preserve"> Diese Tasks müssen wiederholt werden. </w:t>
              </w:r>
            </w:ins>
            <w:ins w:id="276" w:author="Lessner, Jan" w:date="2024-11-26T10:18:00Z">
              <w:r w:rsidR="00096DD8" w:rsidRPr="00F43973">
                <w:rPr>
                  <w:i/>
                  <w:sz w:val="18"/>
                  <w:szCs w:val="18"/>
                  <w:lang w:val="de-DE"/>
                  <w:rPrChange w:id="277" w:author="Lessner, Jan" w:date="2024-12-05T11:12:00Z">
                    <w:rPr>
                      <w:i/>
                      <w:sz w:val="18"/>
                      <w:szCs w:val="18"/>
                      <w:highlight w:val="yellow"/>
                      <w:lang w:val="de-DE"/>
                    </w:rPr>
                  </w:rPrChange>
                </w:rPr>
                <w:t xml:space="preserve">Bzgl. Wiederholbarkeit, siehe </w:t>
              </w:r>
            </w:ins>
            <w:ins w:id="278" w:author="Lessner, Jan" w:date="2024-11-26T13:39:00Z">
              <w:r w:rsidR="00157945" w:rsidRPr="00F43973">
                <w:rPr>
                  <w:i/>
                  <w:sz w:val="18"/>
                  <w:szCs w:val="18"/>
                  <w:lang w:val="de-DE"/>
                  <w:rPrChange w:id="279" w:author="Lessner, Jan" w:date="2024-12-05T11:12:00Z">
                    <w:rPr>
                      <w:i/>
                      <w:sz w:val="18"/>
                      <w:szCs w:val="18"/>
                      <w:highlight w:val="yellow"/>
                      <w:lang w:val="de-DE"/>
                    </w:rPr>
                  </w:rPrChange>
                </w:rPr>
                <w:t>Abschnitt „N</w:t>
              </w:r>
            </w:ins>
            <w:ins w:id="280" w:author="Lessner, Jan" w:date="2024-11-26T10:19:00Z">
              <w:r w:rsidR="00096DD8" w:rsidRPr="00F43973">
                <w:rPr>
                  <w:i/>
                  <w:sz w:val="18"/>
                  <w:szCs w:val="18"/>
                  <w:lang w:val="de-DE"/>
                  <w:rPrChange w:id="281" w:author="Lessner, Jan" w:date="2024-12-05T11:12:00Z">
                    <w:rPr>
                      <w:i/>
                      <w:sz w:val="18"/>
                      <w:szCs w:val="18"/>
                      <w:highlight w:val="yellow"/>
                      <w:lang w:val="de-DE"/>
                    </w:rPr>
                  </w:rPrChange>
                </w:rPr>
                <w:t>ichtfunktionale Anforderungen</w:t>
              </w:r>
            </w:ins>
            <w:ins w:id="282" w:author="Lessner, Jan" w:date="2024-11-26T13:39:00Z">
              <w:r w:rsidR="00157945" w:rsidRPr="00F43973">
                <w:rPr>
                  <w:i/>
                  <w:sz w:val="18"/>
                  <w:szCs w:val="18"/>
                  <w:lang w:val="de-DE"/>
                  <w:rPrChange w:id="283" w:author="Lessner, Jan" w:date="2024-12-05T11:12:00Z">
                    <w:rPr>
                      <w:i/>
                      <w:sz w:val="18"/>
                      <w:szCs w:val="18"/>
                      <w:highlight w:val="yellow"/>
                      <w:lang w:val="de-DE"/>
                    </w:rPr>
                  </w:rPrChange>
                </w:rPr>
                <w:t>“</w:t>
              </w:r>
            </w:ins>
            <w:ins w:id="284" w:author="Lessner, Jan" w:date="2024-11-26T10:19:00Z">
              <w:r w:rsidR="00096DD8" w:rsidRPr="00F43973">
                <w:rPr>
                  <w:i/>
                  <w:sz w:val="18"/>
                  <w:szCs w:val="18"/>
                  <w:lang w:val="de-DE"/>
                  <w:rPrChange w:id="285" w:author="Lessner, Jan" w:date="2024-12-05T11:12:00Z">
                    <w:rPr>
                      <w:i/>
                      <w:sz w:val="18"/>
                      <w:szCs w:val="18"/>
                      <w:highlight w:val="yellow"/>
                      <w:lang w:val="de-DE"/>
                    </w:rPr>
                  </w:rPrChange>
                </w:rPr>
                <w:t>.</w:t>
              </w:r>
            </w:ins>
          </w:p>
        </w:tc>
      </w:tr>
      <w:tr w:rsidR="00FF5EAC" w:rsidRPr="00F43973" w:rsidTr="008875DF">
        <w:trPr>
          <w:cantSplit/>
        </w:trPr>
        <w:tc>
          <w:tcPr>
            <w:tcW w:w="993" w:type="dxa"/>
            <w:tcBorders>
              <w:bottom w:val="nil"/>
            </w:tcBorders>
            <w:vAlign w:val="center"/>
          </w:tcPr>
          <w:p w:rsidR="00FF5EAC" w:rsidRPr="00F43973" w:rsidRDefault="00FF5EAC" w:rsidP="008875DF">
            <w:pPr>
              <w:numPr>
                <w:ilvl w:val="1"/>
                <w:numId w:val="3"/>
              </w:numPr>
              <w:rPr>
                <w:lang w:val="de-DE"/>
                <w:rPrChange w:id="286" w:author="Lessner, Jan" w:date="2024-12-05T11:12:00Z">
                  <w:rPr>
                    <w:lang w:val="de-DE"/>
                  </w:rPr>
                </w:rPrChange>
              </w:rPr>
            </w:pPr>
          </w:p>
        </w:tc>
        <w:tc>
          <w:tcPr>
            <w:tcW w:w="1417" w:type="dxa"/>
            <w:tcBorders>
              <w:bottom w:val="nil"/>
            </w:tcBorders>
            <w:vAlign w:val="center"/>
          </w:tcPr>
          <w:p w:rsidR="00FF5EAC" w:rsidRPr="00F43973" w:rsidRDefault="00FF5EAC" w:rsidP="008875DF">
            <w:pPr>
              <w:rPr>
                <w:lang w:val="de-DE"/>
                <w:rPrChange w:id="287" w:author="Lessner, Jan" w:date="2024-12-05T11:12:00Z">
                  <w:rPr>
                    <w:lang w:val="de-DE"/>
                  </w:rPr>
                </w:rPrChange>
              </w:rPr>
            </w:pPr>
            <w:r w:rsidRPr="00F43973">
              <w:rPr>
                <w:lang w:val="de-DE"/>
                <w:rPrChange w:id="288" w:author="Lessner, Jan" w:date="2024-12-05T11:12:00Z">
                  <w:rPr>
                    <w:lang w:val="de-DE"/>
                  </w:rPr>
                </w:rPrChange>
              </w:rPr>
              <w:t>System</w:t>
            </w:r>
          </w:p>
        </w:tc>
        <w:tc>
          <w:tcPr>
            <w:tcW w:w="7438" w:type="dxa"/>
            <w:gridSpan w:val="2"/>
            <w:tcBorders>
              <w:bottom w:val="nil"/>
            </w:tcBorders>
          </w:tcPr>
          <w:p w:rsidR="00FF5EAC" w:rsidRPr="00F43973" w:rsidRDefault="00FF5EAC" w:rsidP="008875DF">
            <w:pPr>
              <w:shd w:val="clear" w:color="auto" w:fill="FFFFFF"/>
              <w:rPr>
                <w:lang w:val="de-DE"/>
                <w:rPrChange w:id="289" w:author="Lessner, Jan" w:date="2024-12-05T11:12:00Z">
                  <w:rPr>
                    <w:lang w:val="de-DE"/>
                  </w:rPr>
                </w:rPrChange>
              </w:rPr>
            </w:pPr>
            <w:r w:rsidRPr="00F43973">
              <w:rPr>
                <w:lang w:val="de-DE"/>
                <w:rPrChange w:id="290" w:author="Lessner, Jan" w:date="2024-12-05T11:12:00Z">
                  <w:rPr>
                    <w:lang w:val="de-DE"/>
                  </w:rPr>
                </w:rPrChange>
              </w:rPr>
              <w:t xml:space="preserve">Das System </w:t>
            </w:r>
            <w:r w:rsidR="00FD1762" w:rsidRPr="00F43973">
              <w:rPr>
                <w:lang w:val="de-DE"/>
                <w:rPrChange w:id="291" w:author="Lessner, Jan" w:date="2024-12-05T11:12:00Z">
                  <w:rPr>
                    <w:lang w:val="de-DE"/>
                  </w:rPr>
                </w:rPrChange>
              </w:rPr>
              <w:t xml:space="preserve">nimmt </w:t>
            </w:r>
            <w:r w:rsidRPr="00F43973">
              <w:rPr>
                <w:lang w:val="de-DE"/>
                <w:rPrChange w:id="292" w:author="Lessner, Jan" w:date="2024-12-05T11:12:00Z">
                  <w:rPr>
                    <w:lang w:val="de-DE"/>
                  </w:rPr>
                </w:rPrChange>
              </w:rPr>
              <w:t xml:space="preserve">nacheinander </w:t>
            </w:r>
            <w:r w:rsidR="00FD1762" w:rsidRPr="00F43973">
              <w:rPr>
                <w:lang w:val="de-DE"/>
                <w:rPrChange w:id="293" w:author="Lessner, Jan" w:date="2024-12-05T11:12:00Z">
                  <w:rPr>
                    <w:lang w:val="de-DE"/>
                  </w:rPr>
                </w:rPrChange>
              </w:rPr>
              <w:t xml:space="preserve">für jede </w:t>
            </w:r>
            <w:ins w:id="294" w:author="Lessner, Jan" w:date="2024-11-26T10:10:00Z">
              <w:r w:rsidR="003B278D" w:rsidRPr="00F43973">
                <w:rPr>
                  <w:lang w:val="de-DE"/>
                  <w:rPrChange w:id="295" w:author="Lessner, Jan" w:date="2024-12-05T11:12:00Z">
                    <w:rPr>
                      <w:lang w:val="de-DE"/>
                    </w:rPr>
                  </w:rPrChange>
                </w:rPr>
                <w:t xml:space="preserve">ermittelte </w:t>
              </w:r>
            </w:ins>
            <w:r w:rsidR="00FD1762" w:rsidRPr="00F43973">
              <w:rPr>
                <w:lang w:val="de-DE"/>
                <w:rPrChange w:id="296" w:author="Lessner, Jan" w:date="2024-12-05T11:12:00Z">
                  <w:rPr>
                    <w:lang w:val="de-DE"/>
                  </w:rPr>
                </w:rPrChange>
              </w:rPr>
              <w:t>Konfiguration eine Ausführung</w:t>
            </w:r>
            <w:r w:rsidRPr="00F43973">
              <w:rPr>
                <w:lang w:val="de-DE"/>
                <w:rPrChange w:id="297" w:author="Lessner, Jan" w:date="2024-12-05T11:12:00Z">
                  <w:rPr>
                    <w:lang w:val="de-DE"/>
                  </w:rPr>
                </w:rPrChange>
              </w:rPr>
              <w:t xml:space="preserve"> gemäß Schritt </w:t>
            </w:r>
            <w:r w:rsidRPr="00F43973">
              <w:rPr>
                <w:lang w:val="de-DE"/>
                <w:rPrChange w:id="298" w:author="Lessner, Jan" w:date="2024-12-05T11:12:00Z">
                  <w:rPr>
                    <w:lang w:val="de-DE"/>
                  </w:rPr>
                </w:rPrChange>
              </w:rPr>
              <w:fldChar w:fldCharType="begin"/>
            </w:r>
            <w:r w:rsidRPr="00F43973">
              <w:rPr>
                <w:lang w:val="de-DE"/>
                <w:rPrChange w:id="299" w:author="Lessner, Jan" w:date="2024-12-05T11:12:00Z">
                  <w:rPr>
                    <w:lang w:val="de-DE"/>
                  </w:rPr>
                </w:rPrChange>
              </w:rPr>
              <w:instrText xml:space="preserve"> REF _Ref183184060 \r \h </w:instrText>
            </w:r>
            <w:r w:rsidRPr="00F43973">
              <w:rPr>
                <w:lang w:val="de-DE"/>
                <w:rPrChange w:id="300" w:author="Lessner, Jan" w:date="2024-12-05T11:12:00Z">
                  <w:rPr>
                    <w:lang w:val="de-DE"/>
                  </w:rPr>
                </w:rPrChange>
              </w:rPr>
            </w:r>
            <w:r w:rsidR="00F43973">
              <w:rPr>
                <w:lang w:val="de-DE"/>
              </w:rPr>
              <w:instrText xml:space="preserve"> \* MERGEFORMAT </w:instrText>
            </w:r>
            <w:r w:rsidRPr="00F43973">
              <w:rPr>
                <w:lang w:val="de-DE"/>
                <w:rPrChange w:id="301" w:author="Lessner, Jan" w:date="2024-12-05T11:12:00Z">
                  <w:rPr>
                    <w:lang w:val="de-DE"/>
                  </w:rPr>
                </w:rPrChange>
              </w:rPr>
              <w:fldChar w:fldCharType="separate"/>
            </w:r>
            <w:r w:rsidRPr="00F43973">
              <w:rPr>
                <w:lang w:val="de-DE"/>
                <w:rPrChange w:id="302" w:author="Lessner, Jan" w:date="2024-12-05T11:12:00Z">
                  <w:rPr>
                    <w:lang w:val="de-DE"/>
                  </w:rPr>
                </w:rPrChange>
              </w:rPr>
              <w:t>2</w:t>
            </w:r>
            <w:r w:rsidRPr="00F43973">
              <w:rPr>
                <w:lang w:val="de-DE"/>
                <w:rPrChange w:id="303" w:author="Lessner, Jan" w:date="2024-12-05T11:12:00Z">
                  <w:rPr>
                    <w:lang w:val="de-DE"/>
                  </w:rPr>
                </w:rPrChange>
              </w:rPr>
              <w:fldChar w:fldCharType="end"/>
            </w:r>
            <w:r w:rsidRPr="00F43973">
              <w:rPr>
                <w:lang w:val="de-DE"/>
                <w:rPrChange w:id="304" w:author="Lessner, Jan" w:date="2024-12-05T11:12:00Z">
                  <w:rPr>
                    <w:lang w:val="de-DE"/>
                  </w:rPr>
                </w:rPrChange>
              </w:rPr>
              <w:t xml:space="preserve"> </w:t>
            </w:r>
            <w:r w:rsidR="00FD1762" w:rsidRPr="00F43973">
              <w:rPr>
                <w:lang w:val="de-DE"/>
                <w:rPrChange w:id="305" w:author="Lessner, Jan" w:date="2024-12-05T11:12:00Z">
                  <w:rPr>
                    <w:lang w:val="de-DE"/>
                  </w:rPr>
                </w:rPrChange>
              </w:rPr>
              <w:t>vor</w:t>
            </w:r>
            <w:r w:rsidRPr="00F43973">
              <w:rPr>
                <w:lang w:val="de-DE"/>
                <w:rPrChange w:id="306" w:author="Lessner, Jan" w:date="2024-12-05T11:12:00Z">
                  <w:rPr>
                    <w:lang w:val="de-DE"/>
                  </w:rPr>
                </w:rPrChange>
              </w:rPr>
              <w:t>. Die Ausführungen erfolgen in Reihenfolge der Priorität und ID</w:t>
            </w:r>
            <w:r w:rsidR="00FD1762" w:rsidRPr="00F43973">
              <w:rPr>
                <w:lang w:val="de-DE"/>
                <w:rPrChange w:id="307" w:author="Lessner, Jan" w:date="2024-12-05T11:12:00Z">
                  <w:rPr>
                    <w:lang w:val="de-DE"/>
                  </w:rPr>
                </w:rPrChange>
              </w:rPr>
              <w:t xml:space="preserve"> der Konfigurationen</w:t>
            </w:r>
            <w:r w:rsidRPr="00F43973">
              <w:rPr>
                <w:lang w:val="de-DE"/>
                <w:rPrChange w:id="308" w:author="Lessner, Jan" w:date="2024-12-05T11:12:00Z">
                  <w:rPr>
                    <w:lang w:val="de-DE"/>
                  </w:rPr>
                </w:rPrChange>
              </w:rPr>
              <w:t xml:space="preserve"> (jeweils niedrigste Werte zuerst)</w:t>
            </w:r>
          </w:p>
        </w:tc>
      </w:tr>
      <w:tr w:rsidR="00F33FF3" w:rsidRPr="00F43973" w:rsidTr="008875DF">
        <w:trPr>
          <w:cantSplit/>
        </w:trPr>
        <w:tc>
          <w:tcPr>
            <w:tcW w:w="9848" w:type="dxa"/>
            <w:gridSpan w:val="4"/>
            <w:tcBorders>
              <w:bottom w:val="nil"/>
            </w:tcBorders>
            <w:vAlign w:val="center"/>
          </w:tcPr>
          <w:p w:rsidR="00F33FF3" w:rsidRPr="00F43973" w:rsidRDefault="00F33FF3" w:rsidP="008875DF">
            <w:pPr>
              <w:shd w:val="clear" w:color="auto" w:fill="FFFFFF"/>
              <w:rPr>
                <w:lang w:val="de-DE"/>
                <w:rPrChange w:id="309" w:author="Lessner, Jan" w:date="2024-12-05T11:12:00Z">
                  <w:rPr>
                    <w:lang w:val="de-DE"/>
                  </w:rPr>
                </w:rPrChange>
              </w:rPr>
            </w:pPr>
          </w:p>
        </w:tc>
      </w:tr>
      <w:tr w:rsidR="008B3281" w:rsidRPr="00F43973" w:rsidTr="00FF0256">
        <w:trPr>
          <w:cantSplit/>
        </w:trPr>
        <w:tc>
          <w:tcPr>
            <w:tcW w:w="993" w:type="dxa"/>
            <w:tcBorders>
              <w:bottom w:val="nil"/>
            </w:tcBorders>
            <w:vAlign w:val="center"/>
          </w:tcPr>
          <w:p w:rsidR="008B3281" w:rsidRPr="00F43973" w:rsidRDefault="008B3281" w:rsidP="00FF0256">
            <w:pPr>
              <w:pStyle w:val="Essential"/>
              <w:numPr>
                <w:ilvl w:val="0"/>
                <w:numId w:val="3"/>
              </w:numPr>
              <w:rPr>
                <w:lang w:val="de-DE"/>
                <w:rPrChange w:id="310" w:author="Lessner, Jan" w:date="2024-12-05T11:12:00Z">
                  <w:rPr>
                    <w:lang w:val="de-DE"/>
                  </w:rPr>
                </w:rPrChange>
              </w:rPr>
            </w:pPr>
            <w:bookmarkStart w:id="311" w:name="_Ref183184060"/>
          </w:p>
        </w:tc>
        <w:bookmarkEnd w:id="311"/>
        <w:tc>
          <w:tcPr>
            <w:tcW w:w="1417" w:type="dxa"/>
            <w:tcBorders>
              <w:bottom w:val="nil"/>
            </w:tcBorders>
            <w:vAlign w:val="center"/>
          </w:tcPr>
          <w:p w:rsidR="008B3281" w:rsidRPr="00F43973" w:rsidRDefault="008B3281" w:rsidP="00FF0256">
            <w:pPr>
              <w:pStyle w:val="Essential"/>
              <w:rPr>
                <w:lang w:val="de-DE"/>
                <w:rPrChange w:id="312" w:author="Lessner, Jan" w:date="2024-12-05T11:12:00Z">
                  <w:rPr>
                    <w:lang w:val="de-DE"/>
                  </w:rPr>
                </w:rPrChange>
              </w:rPr>
            </w:pPr>
            <w:r w:rsidRPr="00F43973">
              <w:rPr>
                <w:lang w:val="de-DE"/>
                <w:rPrChange w:id="313" w:author="Lessner, Jan" w:date="2024-12-05T11:12:00Z">
                  <w:rPr>
                    <w:lang w:val="de-DE"/>
                  </w:rPr>
                </w:rPrChange>
              </w:rPr>
              <w:t>-</w:t>
            </w:r>
          </w:p>
        </w:tc>
        <w:tc>
          <w:tcPr>
            <w:tcW w:w="7438" w:type="dxa"/>
            <w:gridSpan w:val="2"/>
            <w:tcBorders>
              <w:bottom w:val="nil"/>
            </w:tcBorders>
          </w:tcPr>
          <w:p w:rsidR="008B3281" w:rsidRPr="00F43973" w:rsidRDefault="00FF5EAC" w:rsidP="00FF0256">
            <w:pPr>
              <w:pStyle w:val="Essential"/>
              <w:rPr>
                <w:lang w:val="de-DE"/>
                <w:rPrChange w:id="314" w:author="Lessner, Jan" w:date="2024-12-05T11:12:00Z">
                  <w:rPr>
                    <w:lang w:val="de-DE"/>
                  </w:rPr>
                </w:rPrChange>
              </w:rPr>
            </w:pPr>
            <w:proofErr w:type="spellStart"/>
            <w:r w:rsidRPr="00F43973">
              <w:rPr>
                <w:lang w:val="de-DE"/>
                <w:rPrChange w:id="315" w:author="Lessner, Jan" w:date="2024-12-05T11:12:00Z">
                  <w:rPr>
                    <w:lang w:val="de-DE"/>
                  </w:rPr>
                </w:rPrChange>
              </w:rPr>
              <w:t>Maintenancetask</w:t>
            </w:r>
            <w:proofErr w:type="spellEnd"/>
            <w:r w:rsidRPr="00F43973">
              <w:rPr>
                <w:lang w:val="de-DE"/>
                <w:rPrChange w:id="316" w:author="Lessner, Jan" w:date="2024-12-05T11:12:00Z">
                  <w:rPr>
                    <w:lang w:val="de-DE"/>
                  </w:rPr>
                </w:rPrChange>
              </w:rPr>
              <w:t xml:space="preserve"> ausführen</w:t>
            </w:r>
          </w:p>
        </w:tc>
      </w:tr>
      <w:tr w:rsidR="00747268" w:rsidRPr="00F43973" w:rsidTr="00B216C6">
        <w:trPr>
          <w:cantSplit/>
        </w:trPr>
        <w:tc>
          <w:tcPr>
            <w:tcW w:w="993" w:type="dxa"/>
            <w:tcBorders>
              <w:bottom w:val="nil"/>
            </w:tcBorders>
            <w:vAlign w:val="center"/>
          </w:tcPr>
          <w:p w:rsidR="00747268" w:rsidRPr="00F43973" w:rsidRDefault="00747268" w:rsidP="00B216C6">
            <w:pPr>
              <w:numPr>
                <w:ilvl w:val="1"/>
                <w:numId w:val="3"/>
              </w:numPr>
              <w:rPr>
                <w:lang w:val="de-DE"/>
                <w:rPrChange w:id="317" w:author="Lessner, Jan" w:date="2024-12-05T11:12:00Z">
                  <w:rPr>
                    <w:lang w:val="de-DE"/>
                  </w:rPr>
                </w:rPrChange>
              </w:rPr>
            </w:pPr>
            <w:bookmarkStart w:id="318" w:name="_Ref183423652"/>
          </w:p>
        </w:tc>
        <w:bookmarkEnd w:id="318"/>
        <w:tc>
          <w:tcPr>
            <w:tcW w:w="1417" w:type="dxa"/>
            <w:tcBorders>
              <w:bottom w:val="nil"/>
            </w:tcBorders>
            <w:vAlign w:val="center"/>
          </w:tcPr>
          <w:p w:rsidR="00747268" w:rsidRPr="00F43973" w:rsidRDefault="00747268" w:rsidP="00B216C6">
            <w:pPr>
              <w:rPr>
                <w:lang w:val="de-DE"/>
                <w:rPrChange w:id="319" w:author="Lessner, Jan" w:date="2024-12-05T11:12:00Z">
                  <w:rPr>
                    <w:lang w:val="de-DE"/>
                  </w:rPr>
                </w:rPrChange>
              </w:rPr>
            </w:pPr>
            <w:r w:rsidRPr="00F43973">
              <w:rPr>
                <w:lang w:val="de-DE"/>
                <w:rPrChange w:id="320" w:author="Lessner, Jan" w:date="2024-12-05T11:12:00Z">
                  <w:rPr>
                    <w:lang w:val="de-DE"/>
                  </w:rPr>
                </w:rPrChange>
              </w:rPr>
              <w:t>System</w:t>
            </w:r>
          </w:p>
        </w:tc>
        <w:tc>
          <w:tcPr>
            <w:tcW w:w="7438" w:type="dxa"/>
            <w:gridSpan w:val="2"/>
            <w:tcBorders>
              <w:bottom w:val="nil"/>
            </w:tcBorders>
          </w:tcPr>
          <w:p w:rsidR="00747268" w:rsidRPr="00F43973" w:rsidRDefault="00747268" w:rsidP="00B216C6">
            <w:pPr>
              <w:shd w:val="clear" w:color="auto" w:fill="FFFFFF"/>
              <w:rPr>
                <w:lang w:val="de-DE"/>
                <w:rPrChange w:id="321" w:author="Lessner, Jan" w:date="2024-12-05T11:12:00Z">
                  <w:rPr>
                    <w:lang w:val="de-DE"/>
                  </w:rPr>
                </w:rPrChange>
              </w:rPr>
            </w:pPr>
            <w:r w:rsidRPr="00F43973">
              <w:rPr>
                <w:lang w:val="de-DE"/>
                <w:rPrChange w:id="322" w:author="Lessner, Jan" w:date="2024-12-05T11:12:00Z">
                  <w:rPr>
                    <w:lang w:val="de-DE"/>
                  </w:rPr>
                </w:rPrChange>
              </w:rPr>
              <w:t>Das System bereitet einen Protokolleintrag für die aktuelle Ausführung vor mit</w:t>
            </w:r>
          </w:p>
          <w:p w:rsidR="00747268" w:rsidRPr="00F43973" w:rsidRDefault="00747268" w:rsidP="00B216C6">
            <w:pPr>
              <w:shd w:val="clear" w:color="auto" w:fill="FFFFFF"/>
              <w:rPr>
                <w:lang w:val="de-DE"/>
                <w:rPrChange w:id="323" w:author="Lessner, Jan" w:date="2024-12-05T11:12:00Z">
                  <w:rPr>
                    <w:lang w:val="de-DE"/>
                  </w:rPr>
                </w:rPrChange>
              </w:rPr>
            </w:pPr>
          </w:p>
          <w:p w:rsidR="00747268" w:rsidRPr="00F43973" w:rsidRDefault="00747268" w:rsidP="00747268">
            <w:pPr>
              <w:pStyle w:val="StandardWeb"/>
              <w:numPr>
                <w:ilvl w:val="0"/>
                <w:numId w:val="32"/>
              </w:numPr>
              <w:shd w:val="clear" w:color="auto" w:fill="FFFFFF"/>
              <w:spacing w:before="0" w:beforeAutospacing="0" w:after="0" w:afterAutospacing="0"/>
              <w:rPr>
                <w:rFonts w:ascii="Arial" w:hAnsi="Arial"/>
                <w:sz w:val="20"/>
                <w:szCs w:val="20"/>
                <w:rPrChange w:id="324" w:author="Lessner, Jan" w:date="2024-12-05T11:12:00Z">
                  <w:rPr>
                    <w:rFonts w:ascii="Arial" w:hAnsi="Arial"/>
                    <w:sz w:val="20"/>
                    <w:szCs w:val="20"/>
                  </w:rPr>
                </w:rPrChange>
              </w:rPr>
            </w:pPr>
            <w:r w:rsidRPr="00F43973">
              <w:rPr>
                <w:rFonts w:ascii="Arial" w:hAnsi="Arial"/>
                <w:sz w:val="20"/>
                <w:szCs w:val="20"/>
                <w:rPrChange w:id="325" w:author="Lessner, Jan" w:date="2024-12-05T11:12:00Z">
                  <w:rPr>
                    <w:rFonts w:ascii="Arial" w:hAnsi="Arial"/>
                    <w:sz w:val="20"/>
                    <w:szCs w:val="20"/>
                  </w:rPr>
                </w:rPrChange>
              </w:rPr>
              <w:t>Start = &lt;jetzt&gt;</w:t>
            </w:r>
          </w:p>
          <w:p w:rsidR="00747268" w:rsidRPr="00F43973" w:rsidRDefault="00747268" w:rsidP="00747268">
            <w:pPr>
              <w:pStyle w:val="StandardWeb"/>
              <w:numPr>
                <w:ilvl w:val="0"/>
                <w:numId w:val="32"/>
              </w:numPr>
              <w:shd w:val="clear" w:color="auto" w:fill="FFFFFF"/>
              <w:spacing w:before="0" w:beforeAutospacing="0" w:after="0" w:afterAutospacing="0"/>
              <w:rPr>
                <w:rFonts w:ascii="Arial" w:hAnsi="Arial"/>
                <w:sz w:val="20"/>
                <w:szCs w:val="20"/>
                <w:rPrChange w:id="326" w:author="Lessner, Jan" w:date="2024-12-05T11:12:00Z">
                  <w:rPr>
                    <w:rFonts w:ascii="Arial" w:hAnsi="Arial"/>
                    <w:sz w:val="20"/>
                    <w:szCs w:val="20"/>
                  </w:rPr>
                </w:rPrChange>
              </w:rPr>
            </w:pPr>
            <w:r w:rsidRPr="00F43973">
              <w:rPr>
                <w:rFonts w:ascii="Arial" w:hAnsi="Arial"/>
                <w:sz w:val="20"/>
                <w:szCs w:val="20"/>
                <w:rPrChange w:id="327" w:author="Lessner, Jan" w:date="2024-12-05T11:12:00Z">
                  <w:rPr>
                    <w:rFonts w:ascii="Arial" w:hAnsi="Arial"/>
                    <w:sz w:val="20"/>
                    <w:szCs w:val="20"/>
                  </w:rPr>
                </w:rPrChange>
              </w:rPr>
              <w:t>Ende = &lt;leer&gt;</w:t>
            </w:r>
          </w:p>
          <w:p w:rsidR="00747268" w:rsidRPr="00F43973" w:rsidRDefault="00747268" w:rsidP="00747268">
            <w:pPr>
              <w:pStyle w:val="StandardWeb"/>
              <w:numPr>
                <w:ilvl w:val="0"/>
                <w:numId w:val="32"/>
              </w:numPr>
              <w:shd w:val="clear" w:color="auto" w:fill="FFFFFF"/>
              <w:spacing w:before="0" w:beforeAutospacing="0" w:after="0" w:afterAutospacing="0"/>
              <w:rPr>
                <w:rFonts w:ascii="Arial" w:hAnsi="Arial"/>
                <w:sz w:val="20"/>
                <w:szCs w:val="20"/>
                <w:rPrChange w:id="328" w:author="Lessner, Jan" w:date="2024-12-05T11:12:00Z">
                  <w:rPr>
                    <w:rFonts w:ascii="Arial" w:hAnsi="Arial"/>
                    <w:sz w:val="20"/>
                    <w:szCs w:val="20"/>
                  </w:rPr>
                </w:rPrChange>
              </w:rPr>
            </w:pPr>
            <w:r w:rsidRPr="00F43973">
              <w:rPr>
                <w:rFonts w:ascii="Arial" w:hAnsi="Arial"/>
                <w:sz w:val="20"/>
                <w:szCs w:val="20"/>
                <w:rPrChange w:id="329" w:author="Lessner, Jan" w:date="2024-12-05T11:12:00Z">
                  <w:rPr>
                    <w:rFonts w:ascii="Arial" w:hAnsi="Arial"/>
                    <w:sz w:val="20"/>
                    <w:szCs w:val="20"/>
                  </w:rPr>
                </w:rPrChange>
              </w:rPr>
              <w:t>Anzahl bearbeitete Objekte = 0</w:t>
            </w:r>
          </w:p>
          <w:p w:rsidR="00747268" w:rsidRPr="00F43973" w:rsidRDefault="00747268" w:rsidP="00747268">
            <w:pPr>
              <w:pStyle w:val="StandardWeb"/>
              <w:numPr>
                <w:ilvl w:val="0"/>
                <w:numId w:val="32"/>
              </w:numPr>
              <w:shd w:val="clear" w:color="auto" w:fill="FFFFFF"/>
              <w:spacing w:before="0" w:beforeAutospacing="0" w:after="0" w:afterAutospacing="0"/>
              <w:rPr>
                <w:rFonts w:ascii="Arial" w:hAnsi="Arial"/>
                <w:sz w:val="20"/>
                <w:szCs w:val="20"/>
                <w:rPrChange w:id="330" w:author="Lessner, Jan" w:date="2024-12-05T11:12:00Z">
                  <w:rPr>
                    <w:rFonts w:ascii="Arial" w:hAnsi="Arial"/>
                    <w:sz w:val="20"/>
                    <w:szCs w:val="20"/>
                  </w:rPr>
                </w:rPrChange>
              </w:rPr>
            </w:pPr>
            <w:r w:rsidRPr="00F43973">
              <w:rPr>
                <w:rFonts w:ascii="Arial" w:hAnsi="Arial"/>
                <w:sz w:val="20"/>
                <w:szCs w:val="20"/>
                <w:rPrChange w:id="331" w:author="Lessner, Jan" w:date="2024-12-05T11:12:00Z">
                  <w:rPr>
                    <w:rFonts w:ascii="Arial" w:hAnsi="Arial"/>
                    <w:sz w:val="20"/>
                    <w:szCs w:val="20"/>
                  </w:rPr>
                </w:rPrChange>
              </w:rPr>
              <w:t>Ende Aufbewahrungsfrist = &lt;jetzt&gt; + 1 Monat</w:t>
            </w:r>
          </w:p>
          <w:p w:rsidR="00747268" w:rsidRPr="00F43973" w:rsidRDefault="00747268" w:rsidP="00747268">
            <w:pPr>
              <w:pStyle w:val="StandardWeb"/>
              <w:numPr>
                <w:ilvl w:val="0"/>
                <w:numId w:val="32"/>
              </w:numPr>
              <w:shd w:val="clear" w:color="auto" w:fill="FFFFFF"/>
              <w:spacing w:before="0" w:beforeAutospacing="0" w:after="0" w:afterAutospacing="0"/>
              <w:rPr>
                <w:rFonts w:ascii="Arial" w:hAnsi="Arial"/>
                <w:sz w:val="20"/>
                <w:szCs w:val="20"/>
                <w:rPrChange w:id="332" w:author="Lessner, Jan" w:date="2024-12-05T11:12:00Z">
                  <w:rPr>
                    <w:rFonts w:ascii="Arial" w:hAnsi="Arial"/>
                    <w:sz w:val="20"/>
                    <w:szCs w:val="20"/>
                  </w:rPr>
                </w:rPrChange>
              </w:rPr>
            </w:pPr>
            <w:r w:rsidRPr="00F43973">
              <w:rPr>
                <w:rFonts w:ascii="Arial" w:hAnsi="Arial"/>
                <w:sz w:val="20"/>
                <w:szCs w:val="20"/>
                <w:rPrChange w:id="333" w:author="Lessner, Jan" w:date="2024-12-05T11:12:00Z">
                  <w:rPr>
                    <w:rFonts w:ascii="Arial" w:hAnsi="Arial"/>
                    <w:sz w:val="20"/>
                    <w:szCs w:val="20"/>
                  </w:rPr>
                </w:rPrChange>
              </w:rPr>
              <w:t>Fehlerinfo = &lt;leer&gt;</w:t>
            </w:r>
          </w:p>
          <w:p w:rsidR="00747268" w:rsidRPr="00F43973" w:rsidRDefault="00747268" w:rsidP="00747268">
            <w:pPr>
              <w:pStyle w:val="StandardWeb"/>
              <w:numPr>
                <w:ilvl w:val="0"/>
                <w:numId w:val="32"/>
              </w:numPr>
              <w:shd w:val="clear" w:color="auto" w:fill="FFFFFF"/>
              <w:spacing w:before="0" w:beforeAutospacing="0" w:after="0" w:afterAutospacing="0"/>
              <w:rPr>
                <w:rFonts w:ascii="Arial" w:hAnsi="Arial"/>
                <w:sz w:val="20"/>
                <w:szCs w:val="20"/>
                <w:rPrChange w:id="334" w:author="Lessner, Jan" w:date="2024-12-05T11:12:00Z">
                  <w:rPr>
                    <w:rFonts w:ascii="Arial" w:hAnsi="Arial"/>
                    <w:sz w:val="20"/>
                    <w:szCs w:val="20"/>
                  </w:rPr>
                </w:rPrChange>
              </w:rPr>
            </w:pPr>
            <w:r w:rsidRPr="00F43973">
              <w:rPr>
                <w:rFonts w:ascii="Arial" w:hAnsi="Arial"/>
                <w:sz w:val="20"/>
                <w:szCs w:val="20"/>
                <w:rPrChange w:id="335" w:author="Lessner, Jan" w:date="2024-12-05T11:12:00Z">
                  <w:rPr>
                    <w:rFonts w:ascii="Arial" w:hAnsi="Arial"/>
                    <w:sz w:val="20"/>
                    <w:szCs w:val="20"/>
                  </w:rPr>
                </w:rPrChange>
              </w:rPr>
              <w:t>Info = &lt;leer&gt;</w:t>
            </w:r>
          </w:p>
        </w:tc>
      </w:tr>
      <w:tr w:rsidR="00FF5EAC" w:rsidRPr="00F43973" w:rsidTr="008875DF">
        <w:trPr>
          <w:cantSplit/>
        </w:trPr>
        <w:tc>
          <w:tcPr>
            <w:tcW w:w="993" w:type="dxa"/>
            <w:tcBorders>
              <w:bottom w:val="nil"/>
            </w:tcBorders>
            <w:vAlign w:val="center"/>
          </w:tcPr>
          <w:p w:rsidR="00FF5EAC" w:rsidRPr="00F43973" w:rsidRDefault="00FF5EAC" w:rsidP="008875DF">
            <w:pPr>
              <w:numPr>
                <w:ilvl w:val="1"/>
                <w:numId w:val="3"/>
              </w:numPr>
              <w:rPr>
                <w:lang w:val="de-DE"/>
                <w:rPrChange w:id="336" w:author="Lessner, Jan" w:date="2024-12-05T11:12:00Z">
                  <w:rPr>
                    <w:lang w:val="de-DE"/>
                  </w:rPr>
                </w:rPrChange>
              </w:rPr>
            </w:pPr>
          </w:p>
        </w:tc>
        <w:tc>
          <w:tcPr>
            <w:tcW w:w="1417" w:type="dxa"/>
            <w:tcBorders>
              <w:bottom w:val="nil"/>
            </w:tcBorders>
            <w:vAlign w:val="center"/>
          </w:tcPr>
          <w:p w:rsidR="00FF5EAC" w:rsidRPr="00F43973" w:rsidRDefault="00FF5EAC" w:rsidP="008875DF">
            <w:pPr>
              <w:rPr>
                <w:lang w:val="de-DE"/>
                <w:rPrChange w:id="337" w:author="Lessner, Jan" w:date="2024-12-05T11:12:00Z">
                  <w:rPr>
                    <w:lang w:val="de-DE"/>
                  </w:rPr>
                </w:rPrChange>
              </w:rPr>
            </w:pPr>
            <w:r w:rsidRPr="00F43973">
              <w:rPr>
                <w:lang w:val="de-DE"/>
                <w:rPrChange w:id="338" w:author="Lessner, Jan" w:date="2024-12-05T11:12:00Z">
                  <w:rPr>
                    <w:lang w:val="de-DE"/>
                  </w:rPr>
                </w:rPrChange>
              </w:rPr>
              <w:t>System</w:t>
            </w:r>
          </w:p>
        </w:tc>
        <w:tc>
          <w:tcPr>
            <w:tcW w:w="7438" w:type="dxa"/>
            <w:gridSpan w:val="2"/>
            <w:tcBorders>
              <w:bottom w:val="nil"/>
            </w:tcBorders>
          </w:tcPr>
          <w:p w:rsidR="00FF5EAC" w:rsidRPr="00F43973" w:rsidRDefault="00FF5EAC" w:rsidP="008875DF">
            <w:pPr>
              <w:shd w:val="clear" w:color="auto" w:fill="FFFFFF"/>
              <w:rPr>
                <w:lang w:val="de-DE"/>
                <w:rPrChange w:id="339" w:author="Lessner, Jan" w:date="2024-12-05T11:12:00Z">
                  <w:rPr>
                    <w:lang w:val="de-DE"/>
                  </w:rPr>
                </w:rPrChange>
              </w:rPr>
            </w:pPr>
            <w:r w:rsidRPr="00F43973">
              <w:rPr>
                <w:lang w:val="de-DE"/>
                <w:rPrChange w:id="340" w:author="Lessner, Jan" w:date="2024-12-05T11:12:00Z">
                  <w:rPr>
                    <w:lang w:val="de-DE"/>
                  </w:rPr>
                </w:rPrChange>
              </w:rPr>
              <w:t>Das System erzeugt eine Instanz de</w:t>
            </w:r>
            <w:r w:rsidR="00FD1762" w:rsidRPr="00F43973">
              <w:rPr>
                <w:lang w:val="de-DE"/>
                <w:rPrChange w:id="341" w:author="Lessner, Jan" w:date="2024-12-05T11:12:00Z">
                  <w:rPr>
                    <w:lang w:val="de-DE"/>
                  </w:rPr>
                </w:rPrChange>
              </w:rPr>
              <w:t xml:space="preserve">r konfigurierten Klasse und </w:t>
            </w:r>
            <w:r w:rsidRPr="00F43973">
              <w:rPr>
                <w:lang w:val="de-DE"/>
                <w:rPrChange w:id="342" w:author="Lessner, Jan" w:date="2024-12-05T11:12:00Z">
                  <w:rPr>
                    <w:lang w:val="de-DE"/>
                  </w:rPr>
                </w:rPrChange>
              </w:rPr>
              <w:t xml:space="preserve">prüft, ob </w:t>
            </w:r>
            <w:r w:rsidR="00FD1762" w:rsidRPr="00F43973">
              <w:rPr>
                <w:lang w:val="de-DE"/>
                <w:rPrChange w:id="343" w:author="Lessner, Jan" w:date="2024-12-05T11:12:00Z">
                  <w:rPr>
                    <w:lang w:val="de-DE"/>
                  </w:rPr>
                </w:rPrChange>
              </w:rPr>
              <w:t xml:space="preserve">diese das Interface </w:t>
            </w:r>
            <w:proofErr w:type="spellStart"/>
            <w:r w:rsidR="00FD1762" w:rsidRPr="00F43973">
              <w:rPr>
                <w:lang w:val="de-DE"/>
                <w:rPrChange w:id="344" w:author="Lessner, Jan" w:date="2024-12-05T11:12:00Z">
                  <w:rPr>
                    <w:lang w:val="de-DE"/>
                  </w:rPr>
                </w:rPrChange>
              </w:rPr>
              <w:t>MaintenanceTask</w:t>
            </w:r>
            <w:proofErr w:type="spellEnd"/>
            <w:r w:rsidR="00FD1762" w:rsidRPr="00F43973">
              <w:rPr>
                <w:lang w:val="de-DE"/>
                <w:rPrChange w:id="345" w:author="Lessner, Jan" w:date="2024-12-05T11:12:00Z">
                  <w:rPr>
                    <w:lang w:val="de-DE"/>
                  </w:rPr>
                </w:rPrChange>
              </w:rPr>
              <w:t xml:space="preserve"> implementiert.</w:t>
            </w:r>
          </w:p>
        </w:tc>
      </w:tr>
      <w:tr w:rsidR="00FD1762" w:rsidRPr="00F43973" w:rsidTr="008875DF">
        <w:trPr>
          <w:cantSplit/>
        </w:trPr>
        <w:tc>
          <w:tcPr>
            <w:tcW w:w="993" w:type="dxa"/>
            <w:tcBorders>
              <w:bottom w:val="nil"/>
            </w:tcBorders>
            <w:vAlign w:val="center"/>
          </w:tcPr>
          <w:p w:rsidR="00FD1762" w:rsidRPr="00F43973" w:rsidRDefault="00FD1762" w:rsidP="008875DF">
            <w:pPr>
              <w:numPr>
                <w:ilvl w:val="1"/>
                <w:numId w:val="3"/>
              </w:numPr>
              <w:rPr>
                <w:lang w:val="de-DE"/>
                <w:rPrChange w:id="346" w:author="Lessner, Jan" w:date="2024-12-05T11:12:00Z">
                  <w:rPr>
                    <w:lang w:val="de-DE"/>
                  </w:rPr>
                </w:rPrChange>
              </w:rPr>
            </w:pPr>
            <w:bookmarkStart w:id="347" w:name="_Ref99631323"/>
          </w:p>
        </w:tc>
        <w:bookmarkEnd w:id="347"/>
        <w:tc>
          <w:tcPr>
            <w:tcW w:w="1417" w:type="dxa"/>
            <w:tcBorders>
              <w:bottom w:val="nil"/>
            </w:tcBorders>
            <w:vAlign w:val="center"/>
          </w:tcPr>
          <w:p w:rsidR="00FD1762" w:rsidRPr="00F43973" w:rsidRDefault="00FD1762" w:rsidP="008875DF">
            <w:pPr>
              <w:rPr>
                <w:lang w:val="de-DE"/>
                <w:rPrChange w:id="348" w:author="Lessner, Jan" w:date="2024-12-05T11:12:00Z">
                  <w:rPr>
                    <w:lang w:val="de-DE"/>
                  </w:rPr>
                </w:rPrChange>
              </w:rPr>
            </w:pPr>
            <w:r w:rsidRPr="00F43973">
              <w:rPr>
                <w:lang w:val="de-DE"/>
                <w:rPrChange w:id="349" w:author="Lessner, Jan" w:date="2024-12-05T11:12:00Z">
                  <w:rPr>
                    <w:lang w:val="de-DE"/>
                  </w:rPr>
                </w:rPrChange>
              </w:rPr>
              <w:t>-</w:t>
            </w:r>
          </w:p>
        </w:tc>
        <w:tc>
          <w:tcPr>
            <w:tcW w:w="7438" w:type="dxa"/>
            <w:gridSpan w:val="2"/>
            <w:tcBorders>
              <w:bottom w:val="nil"/>
            </w:tcBorders>
          </w:tcPr>
          <w:p w:rsidR="00FD1762" w:rsidRPr="00F43973" w:rsidRDefault="008165F0" w:rsidP="008875DF">
            <w:pPr>
              <w:pStyle w:val="Exception"/>
              <w:numPr>
                <w:ilvl w:val="0"/>
                <w:numId w:val="2"/>
              </w:numPr>
              <w:rPr>
                <w:lang w:val="de-DE"/>
                <w:rPrChange w:id="350" w:author="Lessner, Jan" w:date="2024-12-05T11:12:00Z">
                  <w:rPr>
                    <w:lang w:val="de-DE"/>
                  </w:rPr>
                </w:rPrChange>
              </w:rPr>
            </w:pPr>
            <w:r w:rsidRPr="00F43973">
              <w:rPr>
                <w:lang w:val="de-DE"/>
                <w:rPrChange w:id="351" w:author="Lessner, Jan" w:date="2024-12-05T11:12:00Z">
                  <w:rPr>
                    <w:lang w:val="de-DE"/>
                  </w:rPr>
                </w:rPrChange>
              </w:rPr>
              <w:fldChar w:fldCharType="begin"/>
            </w:r>
            <w:r w:rsidRPr="00F43973">
              <w:rPr>
                <w:lang w:val="de-DE"/>
                <w:rPrChange w:id="352" w:author="Lessner, Jan" w:date="2024-12-05T11:12:00Z">
                  <w:rPr>
                    <w:lang w:val="de-DE"/>
                  </w:rPr>
                </w:rPrChange>
              </w:rPr>
              <w:instrText xml:space="preserve"> REF _Ref183428504 \h </w:instrText>
            </w:r>
            <w:r w:rsidRPr="00F43973">
              <w:rPr>
                <w:lang w:val="de-DE"/>
                <w:rPrChange w:id="353" w:author="Lessner, Jan" w:date="2024-12-05T11:12:00Z">
                  <w:rPr>
                    <w:lang w:val="de-DE"/>
                  </w:rPr>
                </w:rPrChange>
              </w:rPr>
            </w:r>
            <w:r w:rsidR="00F43973">
              <w:rPr>
                <w:lang w:val="de-DE"/>
              </w:rPr>
              <w:instrText xml:space="preserve"> \* MERGEFORMAT </w:instrText>
            </w:r>
            <w:r w:rsidRPr="00F43973">
              <w:rPr>
                <w:lang w:val="de-DE"/>
                <w:rPrChange w:id="354" w:author="Lessner, Jan" w:date="2024-12-05T11:12:00Z">
                  <w:rPr>
                    <w:lang w:val="de-DE"/>
                  </w:rPr>
                </w:rPrChange>
              </w:rPr>
              <w:fldChar w:fldCharType="separate"/>
            </w:r>
            <w:r w:rsidRPr="00F43973">
              <w:rPr>
                <w:lang w:val="de-DE"/>
                <w:rPrChange w:id="355" w:author="Lessner, Jan" w:date="2024-12-05T11:12:00Z">
                  <w:rPr>
                    <w:lang w:val="de-DE"/>
                  </w:rPr>
                </w:rPrChange>
              </w:rPr>
              <w:t>Kein</w:t>
            </w:r>
            <w:r w:rsidRPr="00F43973">
              <w:rPr>
                <w:lang w:val="de-DE"/>
                <w:rPrChange w:id="356" w:author="Lessner, Jan" w:date="2024-12-05T11:12:00Z">
                  <w:rPr>
                    <w:lang w:val="de-DE"/>
                  </w:rPr>
                </w:rPrChange>
              </w:rPr>
              <w:t>e</w:t>
            </w:r>
            <w:r w:rsidRPr="00F43973">
              <w:rPr>
                <w:lang w:val="de-DE"/>
                <w:rPrChange w:id="357" w:author="Lessner, Jan" w:date="2024-12-05T11:12:00Z">
                  <w:rPr>
                    <w:lang w:val="de-DE"/>
                  </w:rPr>
                </w:rPrChange>
              </w:rPr>
              <w:t xml:space="preserve"> Instanziierung möglich</w:t>
            </w:r>
            <w:r w:rsidRPr="00F43973">
              <w:rPr>
                <w:lang w:val="de-DE"/>
                <w:rPrChange w:id="358" w:author="Lessner, Jan" w:date="2024-12-05T11:12:00Z">
                  <w:rPr>
                    <w:lang w:val="de-DE"/>
                  </w:rPr>
                </w:rPrChange>
              </w:rPr>
              <w:fldChar w:fldCharType="end"/>
            </w:r>
          </w:p>
        </w:tc>
      </w:tr>
      <w:tr w:rsidR="00FD1762" w:rsidRPr="00F43973" w:rsidTr="008875DF">
        <w:trPr>
          <w:cantSplit/>
        </w:trPr>
        <w:tc>
          <w:tcPr>
            <w:tcW w:w="993" w:type="dxa"/>
            <w:tcBorders>
              <w:bottom w:val="nil"/>
            </w:tcBorders>
            <w:vAlign w:val="center"/>
          </w:tcPr>
          <w:p w:rsidR="00FD1762" w:rsidRPr="00F43973" w:rsidRDefault="00FD1762" w:rsidP="008875DF">
            <w:pPr>
              <w:numPr>
                <w:ilvl w:val="1"/>
                <w:numId w:val="3"/>
              </w:numPr>
              <w:rPr>
                <w:lang w:val="de-DE"/>
                <w:rPrChange w:id="359" w:author="Lessner, Jan" w:date="2024-12-05T11:12:00Z">
                  <w:rPr>
                    <w:lang w:val="de-DE"/>
                  </w:rPr>
                </w:rPrChange>
              </w:rPr>
            </w:pPr>
            <w:bookmarkStart w:id="360" w:name="_Ref183185359"/>
          </w:p>
        </w:tc>
        <w:bookmarkEnd w:id="360"/>
        <w:tc>
          <w:tcPr>
            <w:tcW w:w="1417" w:type="dxa"/>
            <w:tcBorders>
              <w:bottom w:val="nil"/>
            </w:tcBorders>
            <w:vAlign w:val="center"/>
          </w:tcPr>
          <w:p w:rsidR="00FD1762" w:rsidRPr="00F43973" w:rsidRDefault="00FD1762" w:rsidP="008875DF">
            <w:pPr>
              <w:rPr>
                <w:lang w:val="de-DE"/>
                <w:rPrChange w:id="361" w:author="Lessner, Jan" w:date="2024-12-05T11:12:00Z">
                  <w:rPr>
                    <w:lang w:val="de-DE"/>
                  </w:rPr>
                </w:rPrChange>
              </w:rPr>
            </w:pPr>
            <w:r w:rsidRPr="00F43973">
              <w:rPr>
                <w:lang w:val="de-DE"/>
                <w:rPrChange w:id="362" w:author="Lessner, Jan" w:date="2024-12-05T11:12:00Z">
                  <w:rPr>
                    <w:lang w:val="de-DE"/>
                  </w:rPr>
                </w:rPrChange>
              </w:rPr>
              <w:t>-</w:t>
            </w:r>
          </w:p>
        </w:tc>
        <w:tc>
          <w:tcPr>
            <w:tcW w:w="7438" w:type="dxa"/>
            <w:gridSpan w:val="2"/>
            <w:tcBorders>
              <w:bottom w:val="nil"/>
            </w:tcBorders>
          </w:tcPr>
          <w:p w:rsidR="00FD1762" w:rsidRPr="00F43973" w:rsidRDefault="008165F0" w:rsidP="008875DF">
            <w:pPr>
              <w:pStyle w:val="Exception"/>
              <w:numPr>
                <w:ilvl w:val="0"/>
                <w:numId w:val="2"/>
              </w:numPr>
              <w:rPr>
                <w:lang w:val="de-DE"/>
                <w:rPrChange w:id="363" w:author="Lessner, Jan" w:date="2024-12-05T11:12:00Z">
                  <w:rPr>
                    <w:lang w:val="de-DE"/>
                  </w:rPr>
                </w:rPrChange>
              </w:rPr>
            </w:pPr>
            <w:r w:rsidRPr="00F43973">
              <w:rPr>
                <w:lang w:val="de-DE"/>
                <w:rPrChange w:id="364" w:author="Lessner, Jan" w:date="2024-12-05T11:12:00Z">
                  <w:rPr>
                    <w:lang w:val="de-DE"/>
                  </w:rPr>
                </w:rPrChange>
              </w:rPr>
              <w:fldChar w:fldCharType="begin"/>
            </w:r>
            <w:r w:rsidRPr="00F43973">
              <w:rPr>
                <w:lang w:val="de-DE"/>
                <w:rPrChange w:id="365" w:author="Lessner, Jan" w:date="2024-12-05T11:12:00Z">
                  <w:rPr>
                    <w:lang w:val="de-DE"/>
                  </w:rPr>
                </w:rPrChange>
              </w:rPr>
              <w:instrText xml:space="preserve"> REF _Ref183428511 \h </w:instrText>
            </w:r>
            <w:r w:rsidRPr="00F43973">
              <w:rPr>
                <w:lang w:val="de-DE"/>
                <w:rPrChange w:id="366" w:author="Lessner, Jan" w:date="2024-12-05T11:12:00Z">
                  <w:rPr>
                    <w:lang w:val="de-DE"/>
                  </w:rPr>
                </w:rPrChange>
              </w:rPr>
            </w:r>
            <w:r w:rsidR="00F43973">
              <w:rPr>
                <w:lang w:val="de-DE"/>
              </w:rPr>
              <w:instrText xml:space="preserve"> \* MERGEFORMAT </w:instrText>
            </w:r>
            <w:r w:rsidRPr="00F43973">
              <w:rPr>
                <w:lang w:val="de-DE"/>
                <w:rPrChange w:id="367" w:author="Lessner, Jan" w:date="2024-12-05T11:12:00Z">
                  <w:rPr>
                    <w:lang w:val="de-DE"/>
                  </w:rPr>
                </w:rPrChange>
              </w:rPr>
              <w:fldChar w:fldCharType="separate"/>
            </w:r>
            <w:r w:rsidRPr="00F43973">
              <w:rPr>
                <w:lang w:val="de-DE"/>
                <w:rPrChange w:id="368" w:author="Lessner, Jan" w:date="2024-12-05T11:12:00Z">
                  <w:rPr>
                    <w:lang w:val="de-DE"/>
                  </w:rPr>
                </w:rPrChange>
              </w:rPr>
              <w:t xml:space="preserve">Interface </w:t>
            </w:r>
            <w:proofErr w:type="spellStart"/>
            <w:r w:rsidRPr="00F43973">
              <w:rPr>
                <w:lang w:val="de-DE"/>
                <w:rPrChange w:id="369" w:author="Lessner, Jan" w:date="2024-12-05T11:12:00Z">
                  <w:rPr>
                    <w:lang w:val="de-DE"/>
                  </w:rPr>
                </w:rPrChange>
              </w:rPr>
              <w:t>MaintenanceTask</w:t>
            </w:r>
            <w:proofErr w:type="spellEnd"/>
            <w:r w:rsidRPr="00F43973">
              <w:rPr>
                <w:lang w:val="de-DE"/>
                <w:rPrChange w:id="370" w:author="Lessner, Jan" w:date="2024-12-05T11:12:00Z">
                  <w:rPr>
                    <w:lang w:val="de-DE"/>
                  </w:rPr>
                </w:rPrChange>
              </w:rPr>
              <w:t xml:space="preserve"> nicht implementiert</w:t>
            </w:r>
            <w:r w:rsidRPr="00F43973">
              <w:rPr>
                <w:lang w:val="de-DE"/>
                <w:rPrChange w:id="371" w:author="Lessner, Jan" w:date="2024-12-05T11:12:00Z">
                  <w:rPr>
                    <w:lang w:val="de-DE"/>
                  </w:rPr>
                </w:rPrChange>
              </w:rPr>
              <w:fldChar w:fldCharType="end"/>
            </w:r>
          </w:p>
        </w:tc>
      </w:tr>
      <w:tr w:rsidR="008B3281" w:rsidRPr="00F43973" w:rsidTr="00FF0256">
        <w:trPr>
          <w:cantSplit/>
        </w:trPr>
        <w:tc>
          <w:tcPr>
            <w:tcW w:w="993" w:type="dxa"/>
            <w:tcBorders>
              <w:bottom w:val="nil"/>
            </w:tcBorders>
            <w:vAlign w:val="center"/>
          </w:tcPr>
          <w:p w:rsidR="008B3281" w:rsidRPr="00F43973" w:rsidRDefault="008B3281" w:rsidP="00FF0256">
            <w:pPr>
              <w:numPr>
                <w:ilvl w:val="1"/>
                <w:numId w:val="3"/>
              </w:numPr>
              <w:rPr>
                <w:lang w:val="de-DE"/>
                <w:rPrChange w:id="372" w:author="Lessner, Jan" w:date="2024-12-05T11:12:00Z">
                  <w:rPr>
                    <w:lang w:val="de-DE"/>
                  </w:rPr>
                </w:rPrChange>
              </w:rPr>
            </w:pPr>
          </w:p>
        </w:tc>
        <w:tc>
          <w:tcPr>
            <w:tcW w:w="1417" w:type="dxa"/>
            <w:tcBorders>
              <w:bottom w:val="nil"/>
            </w:tcBorders>
            <w:vAlign w:val="center"/>
          </w:tcPr>
          <w:p w:rsidR="008B3281" w:rsidRPr="00F43973" w:rsidRDefault="00FF5EAC" w:rsidP="00FF0256">
            <w:pPr>
              <w:rPr>
                <w:lang w:val="de-DE"/>
                <w:rPrChange w:id="373" w:author="Lessner, Jan" w:date="2024-12-05T11:12:00Z">
                  <w:rPr>
                    <w:lang w:val="de-DE"/>
                  </w:rPr>
                </w:rPrChange>
              </w:rPr>
            </w:pPr>
            <w:r w:rsidRPr="00F43973">
              <w:rPr>
                <w:lang w:val="de-DE"/>
                <w:rPrChange w:id="374" w:author="Lessner, Jan" w:date="2024-12-05T11:12:00Z">
                  <w:rPr>
                    <w:lang w:val="de-DE"/>
                  </w:rPr>
                </w:rPrChange>
              </w:rPr>
              <w:t>System</w:t>
            </w:r>
          </w:p>
        </w:tc>
        <w:tc>
          <w:tcPr>
            <w:tcW w:w="7438" w:type="dxa"/>
            <w:gridSpan w:val="2"/>
            <w:tcBorders>
              <w:bottom w:val="nil"/>
            </w:tcBorders>
          </w:tcPr>
          <w:p w:rsidR="005B5518" w:rsidRPr="00F43973" w:rsidRDefault="00FF5EAC" w:rsidP="005B5518">
            <w:pPr>
              <w:shd w:val="clear" w:color="auto" w:fill="FFFFFF"/>
              <w:rPr>
                <w:lang w:val="de-DE"/>
                <w:rPrChange w:id="375" w:author="Lessner, Jan" w:date="2024-12-05T11:12:00Z">
                  <w:rPr>
                    <w:lang w:val="de-DE"/>
                  </w:rPr>
                </w:rPrChange>
              </w:rPr>
            </w:pPr>
            <w:r w:rsidRPr="00F43973">
              <w:rPr>
                <w:lang w:val="de-DE"/>
                <w:rPrChange w:id="376" w:author="Lessner, Jan" w:date="2024-12-05T11:12:00Z">
                  <w:rPr>
                    <w:lang w:val="de-DE"/>
                  </w:rPr>
                </w:rPrChange>
              </w:rPr>
              <w:t>Das System initialisiert den Task</w:t>
            </w:r>
          </w:p>
          <w:p w:rsidR="00FF5EAC" w:rsidRPr="00F43973" w:rsidRDefault="00FF5EAC" w:rsidP="005B5518">
            <w:pPr>
              <w:shd w:val="clear" w:color="auto" w:fill="FFFFFF"/>
              <w:rPr>
                <w:lang w:val="de-DE"/>
                <w:rPrChange w:id="377" w:author="Lessner, Jan" w:date="2024-12-05T11:12:00Z">
                  <w:rPr>
                    <w:lang w:val="de-DE"/>
                  </w:rPr>
                </w:rPrChange>
              </w:rPr>
            </w:pPr>
          </w:p>
          <w:p w:rsidR="00FF5EAC" w:rsidRPr="00F43973" w:rsidRDefault="00FF5EAC" w:rsidP="005B5518">
            <w:pPr>
              <w:shd w:val="clear" w:color="auto" w:fill="FFFFFF"/>
              <w:rPr>
                <w:i/>
                <w:sz w:val="18"/>
                <w:szCs w:val="18"/>
                <w:lang w:val="de-DE"/>
                <w:rPrChange w:id="378" w:author="Lessner, Jan" w:date="2024-12-05T11:12:00Z">
                  <w:rPr>
                    <w:i/>
                    <w:sz w:val="18"/>
                    <w:szCs w:val="18"/>
                    <w:lang w:val="de-DE"/>
                  </w:rPr>
                </w:rPrChange>
              </w:rPr>
            </w:pPr>
            <w:r w:rsidRPr="00F43973">
              <w:rPr>
                <w:i/>
                <w:sz w:val="18"/>
                <w:szCs w:val="18"/>
                <w:lang w:val="de-DE"/>
                <w:rPrChange w:id="379" w:author="Lessner, Jan" w:date="2024-12-05T11:12:00Z">
                  <w:rPr>
                    <w:i/>
                    <w:sz w:val="18"/>
                    <w:szCs w:val="18"/>
                    <w:lang w:val="de-DE"/>
                  </w:rPr>
                </w:rPrChange>
              </w:rPr>
              <w:t>Designanmerkung:</w:t>
            </w:r>
          </w:p>
          <w:p w:rsidR="00FF5EAC" w:rsidRPr="00F43973" w:rsidRDefault="00FF5EAC" w:rsidP="005B5518">
            <w:pPr>
              <w:shd w:val="clear" w:color="auto" w:fill="FFFFFF"/>
              <w:rPr>
                <w:lang w:val="de-DE"/>
                <w:rPrChange w:id="380" w:author="Lessner, Jan" w:date="2024-12-05T11:12:00Z">
                  <w:rPr>
                    <w:lang w:val="de-DE"/>
                  </w:rPr>
                </w:rPrChange>
              </w:rPr>
            </w:pPr>
            <w:r w:rsidRPr="00F43973">
              <w:rPr>
                <w:i/>
                <w:sz w:val="18"/>
                <w:szCs w:val="18"/>
                <w:lang w:val="de-DE"/>
                <w:rPrChange w:id="381" w:author="Lessner, Jan" w:date="2024-12-05T11:12:00Z">
                  <w:rPr>
                    <w:i/>
                    <w:sz w:val="18"/>
                    <w:szCs w:val="18"/>
                    <w:lang w:val="de-DE"/>
                  </w:rPr>
                </w:rPrChange>
              </w:rPr>
              <w:t xml:space="preserve">Aufruf der </w:t>
            </w:r>
            <w:r w:rsidR="00024FD6" w:rsidRPr="00F43973">
              <w:rPr>
                <w:i/>
                <w:sz w:val="18"/>
                <w:szCs w:val="18"/>
                <w:lang w:val="de-DE"/>
                <w:rPrChange w:id="382" w:author="Lessner, Jan" w:date="2024-12-05T11:12:00Z">
                  <w:rPr>
                    <w:i/>
                    <w:sz w:val="18"/>
                    <w:szCs w:val="18"/>
                    <w:lang w:val="de-DE"/>
                  </w:rPr>
                </w:rPrChange>
              </w:rPr>
              <w:t>Task-</w:t>
            </w:r>
            <w:r w:rsidRPr="00F43973">
              <w:rPr>
                <w:i/>
                <w:sz w:val="18"/>
                <w:szCs w:val="18"/>
                <w:lang w:val="de-DE"/>
                <w:rPrChange w:id="383" w:author="Lessner, Jan" w:date="2024-12-05T11:12:00Z">
                  <w:rPr>
                    <w:i/>
                    <w:sz w:val="18"/>
                    <w:szCs w:val="18"/>
                    <w:lang w:val="de-DE"/>
                  </w:rPr>
                </w:rPrChange>
              </w:rPr>
              <w:t xml:space="preserve">Methode </w:t>
            </w:r>
            <w:proofErr w:type="spellStart"/>
            <w:proofErr w:type="gramStart"/>
            <w:r w:rsidRPr="00F43973">
              <w:rPr>
                <w:i/>
                <w:sz w:val="18"/>
                <w:szCs w:val="18"/>
                <w:lang w:val="de-DE"/>
                <w:rPrChange w:id="384" w:author="Lessner, Jan" w:date="2024-12-05T11:12:00Z">
                  <w:rPr>
                    <w:i/>
                    <w:sz w:val="18"/>
                    <w:szCs w:val="18"/>
                    <w:lang w:val="de-DE"/>
                  </w:rPr>
                </w:rPrChange>
              </w:rPr>
              <w:t>setup</w:t>
            </w:r>
            <w:proofErr w:type="spellEnd"/>
            <w:r w:rsidRPr="00F43973">
              <w:rPr>
                <w:i/>
                <w:sz w:val="18"/>
                <w:szCs w:val="18"/>
                <w:lang w:val="de-DE"/>
                <w:rPrChange w:id="385" w:author="Lessner, Jan" w:date="2024-12-05T11:12:00Z">
                  <w:rPr>
                    <w:i/>
                    <w:sz w:val="18"/>
                    <w:szCs w:val="18"/>
                    <w:lang w:val="de-DE"/>
                  </w:rPr>
                </w:rPrChange>
              </w:rPr>
              <w:t>(</w:t>
            </w:r>
            <w:proofErr w:type="gramEnd"/>
            <w:r w:rsidRPr="00F43973">
              <w:rPr>
                <w:i/>
                <w:sz w:val="18"/>
                <w:szCs w:val="18"/>
                <w:lang w:val="de-DE"/>
                <w:rPrChange w:id="386" w:author="Lessner, Jan" w:date="2024-12-05T11:12:00Z">
                  <w:rPr>
                    <w:i/>
                    <w:sz w:val="18"/>
                    <w:szCs w:val="18"/>
                    <w:lang w:val="de-DE"/>
                  </w:rPr>
                </w:rPrChange>
              </w:rPr>
              <w:t>)</w:t>
            </w:r>
          </w:p>
        </w:tc>
      </w:tr>
      <w:tr w:rsidR="003E5009" w:rsidRPr="00F43973" w:rsidTr="008875DF">
        <w:trPr>
          <w:cantSplit/>
        </w:trPr>
        <w:tc>
          <w:tcPr>
            <w:tcW w:w="993" w:type="dxa"/>
            <w:tcBorders>
              <w:bottom w:val="nil"/>
            </w:tcBorders>
            <w:vAlign w:val="center"/>
          </w:tcPr>
          <w:p w:rsidR="003E5009" w:rsidRPr="00F43973" w:rsidRDefault="003E5009" w:rsidP="008875DF">
            <w:pPr>
              <w:numPr>
                <w:ilvl w:val="1"/>
                <w:numId w:val="3"/>
              </w:numPr>
              <w:rPr>
                <w:lang w:val="de-DE"/>
                <w:rPrChange w:id="387" w:author="Lessner, Jan" w:date="2024-12-05T11:12:00Z">
                  <w:rPr>
                    <w:lang w:val="de-DE"/>
                  </w:rPr>
                </w:rPrChange>
              </w:rPr>
            </w:pPr>
            <w:bookmarkStart w:id="388" w:name="_Ref183185495"/>
          </w:p>
        </w:tc>
        <w:bookmarkEnd w:id="388"/>
        <w:tc>
          <w:tcPr>
            <w:tcW w:w="1417" w:type="dxa"/>
            <w:tcBorders>
              <w:bottom w:val="nil"/>
            </w:tcBorders>
            <w:vAlign w:val="center"/>
          </w:tcPr>
          <w:p w:rsidR="003E5009" w:rsidRPr="00F43973" w:rsidRDefault="003E5009" w:rsidP="008875DF">
            <w:pPr>
              <w:rPr>
                <w:lang w:val="de-DE"/>
                <w:rPrChange w:id="389" w:author="Lessner, Jan" w:date="2024-12-05T11:12:00Z">
                  <w:rPr>
                    <w:lang w:val="de-DE"/>
                  </w:rPr>
                </w:rPrChange>
              </w:rPr>
            </w:pPr>
            <w:r w:rsidRPr="00F43973">
              <w:rPr>
                <w:lang w:val="de-DE"/>
                <w:rPrChange w:id="390" w:author="Lessner, Jan" w:date="2024-12-05T11:12:00Z">
                  <w:rPr>
                    <w:lang w:val="de-DE"/>
                  </w:rPr>
                </w:rPrChange>
              </w:rPr>
              <w:t>-</w:t>
            </w:r>
          </w:p>
        </w:tc>
        <w:tc>
          <w:tcPr>
            <w:tcW w:w="7438" w:type="dxa"/>
            <w:gridSpan w:val="2"/>
            <w:tcBorders>
              <w:bottom w:val="nil"/>
            </w:tcBorders>
          </w:tcPr>
          <w:p w:rsidR="003E5009" w:rsidRPr="00F43973" w:rsidRDefault="008165F0" w:rsidP="008875DF">
            <w:pPr>
              <w:pStyle w:val="Exception"/>
              <w:numPr>
                <w:ilvl w:val="0"/>
                <w:numId w:val="2"/>
              </w:numPr>
              <w:rPr>
                <w:lang w:val="de-DE"/>
                <w:rPrChange w:id="391" w:author="Lessner, Jan" w:date="2024-12-05T11:12:00Z">
                  <w:rPr>
                    <w:lang w:val="de-DE"/>
                  </w:rPr>
                </w:rPrChange>
              </w:rPr>
            </w:pPr>
            <w:r w:rsidRPr="00F43973">
              <w:rPr>
                <w:lang w:val="de-DE"/>
                <w:rPrChange w:id="392" w:author="Lessner, Jan" w:date="2024-12-05T11:12:00Z">
                  <w:rPr>
                    <w:lang w:val="de-DE"/>
                  </w:rPr>
                </w:rPrChange>
              </w:rPr>
              <w:fldChar w:fldCharType="begin"/>
            </w:r>
            <w:r w:rsidRPr="00F43973">
              <w:rPr>
                <w:lang w:val="de-DE"/>
                <w:rPrChange w:id="393" w:author="Lessner, Jan" w:date="2024-12-05T11:12:00Z">
                  <w:rPr>
                    <w:lang w:val="de-DE"/>
                  </w:rPr>
                </w:rPrChange>
              </w:rPr>
              <w:instrText xml:space="preserve"> REF _Ref183428519 \h </w:instrText>
            </w:r>
            <w:r w:rsidRPr="00F43973">
              <w:rPr>
                <w:lang w:val="de-DE"/>
                <w:rPrChange w:id="394" w:author="Lessner, Jan" w:date="2024-12-05T11:12:00Z">
                  <w:rPr>
                    <w:lang w:val="de-DE"/>
                  </w:rPr>
                </w:rPrChange>
              </w:rPr>
            </w:r>
            <w:r w:rsidR="00F43973">
              <w:rPr>
                <w:lang w:val="de-DE"/>
              </w:rPr>
              <w:instrText xml:space="preserve"> \* MERGEFORMAT </w:instrText>
            </w:r>
            <w:r w:rsidRPr="00F43973">
              <w:rPr>
                <w:lang w:val="de-DE"/>
                <w:rPrChange w:id="395" w:author="Lessner, Jan" w:date="2024-12-05T11:12:00Z">
                  <w:rPr>
                    <w:lang w:val="de-DE"/>
                  </w:rPr>
                </w:rPrChange>
              </w:rPr>
              <w:fldChar w:fldCharType="separate"/>
            </w:r>
            <w:r w:rsidRPr="00F43973">
              <w:rPr>
                <w:lang w:val="de-DE"/>
                <w:rPrChange w:id="396" w:author="Lessner, Jan" w:date="2024-12-05T11:12:00Z">
                  <w:rPr>
                    <w:lang w:val="de-DE"/>
                  </w:rPr>
                </w:rPrChange>
              </w:rPr>
              <w:t>Fehler bei der Initialisierung</w:t>
            </w:r>
            <w:r w:rsidRPr="00F43973">
              <w:rPr>
                <w:lang w:val="de-DE"/>
                <w:rPrChange w:id="397" w:author="Lessner, Jan" w:date="2024-12-05T11:12:00Z">
                  <w:rPr>
                    <w:lang w:val="de-DE"/>
                  </w:rPr>
                </w:rPrChange>
              </w:rPr>
              <w:fldChar w:fldCharType="end"/>
            </w:r>
          </w:p>
          <w:p w:rsidR="008165F0" w:rsidRPr="00F43973" w:rsidRDefault="008165F0" w:rsidP="008165F0">
            <w:pPr>
              <w:shd w:val="clear" w:color="auto" w:fill="FFFFFF"/>
              <w:rPr>
                <w:lang w:val="de-DE"/>
                <w:rPrChange w:id="398" w:author="Lessner, Jan" w:date="2024-12-05T11:12:00Z">
                  <w:rPr>
                    <w:lang w:val="de-DE"/>
                  </w:rPr>
                </w:rPrChange>
              </w:rPr>
            </w:pPr>
          </w:p>
          <w:p w:rsidR="008165F0" w:rsidRPr="00F43973" w:rsidRDefault="008165F0" w:rsidP="008165F0">
            <w:pPr>
              <w:shd w:val="clear" w:color="auto" w:fill="FFFFFF"/>
              <w:rPr>
                <w:i/>
                <w:sz w:val="18"/>
                <w:szCs w:val="18"/>
                <w:lang w:val="de-DE"/>
                <w:rPrChange w:id="399" w:author="Lessner, Jan" w:date="2024-12-05T11:12:00Z">
                  <w:rPr>
                    <w:i/>
                    <w:sz w:val="18"/>
                    <w:szCs w:val="18"/>
                    <w:lang w:val="de-DE"/>
                  </w:rPr>
                </w:rPrChange>
              </w:rPr>
            </w:pPr>
            <w:r w:rsidRPr="00F43973">
              <w:rPr>
                <w:i/>
                <w:sz w:val="18"/>
                <w:szCs w:val="18"/>
                <w:lang w:val="de-DE"/>
                <w:rPrChange w:id="400" w:author="Lessner, Jan" w:date="2024-12-05T11:12:00Z">
                  <w:rPr>
                    <w:i/>
                    <w:sz w:val="18"/>
                    <w:szCs w:val="18"/>
                    <w:lang w:val="de-DE"/>
                  </w:rPr>
                </w:rPrChange>
              </w:rPr>
              <w:t xml:space="preserve">Designanmerkung: Nur Abfangen von </w:t>
            </w:r>
            <w:proofErr w:type="spellStart"/>
            <w:r w:rsidRPr="00F43973">
              <w:rPr>
                <w:i/>
                <w:sz w:val="18"/>
                <w:szCs w:val="18"/>
                <w:lang w:val="de-DE"/>
                <w:rPrChange w:id="401" w:author="Lessner, Jan" w:date="2024-12-05T11:12:00Z">
                  <w:rPr>
                    <w:i/>
                    <w:sz w:val="18"/>
                    <w:szCs w:val="18"/>
                    <w:lang w:val="de-DE"/>
                  </w:rPr>
                </w:rPrChange>
              </w:rPr>
              <w:t>Runtime</w:t>
            </w:r>
            <w:proofErr w:type="spellEnd"/>
            <w:r w:rsidRPr="00F43973">
              <w:rPr>
                <w:i/>
                <w:sz w:val="18"/>
                <w:szCs w:val="18"/>
                <w:lang w:val="de-DE"/>
                <w:rPrChange w:id="402" w:author="Lessner, Jan" w:date="2024-12-05T11:12:00Z">
                  <w:rPr>
                    <w:i/>
                    <w:sz w:val="18"/>
                    <w:szCs w:val="18"/>
                    <w:lang w:val="de-DE"/>
                  </w:rPr>
                </w:rPrChange>
              </w:rPr>
              <w:t xml:space="preserve"> und </w:t>
            </w:r>
            <w:proofErr w:type="spellStart"/>
            <w:r w:rsidRPr="00F43973">
              <w:rPr>
                <w:i/>
                <w:sz w:val="18"/>
                <w:szCs w:val="18"/>
                <w:lang w:val="de-DE"/>
                <w:rPrChange w:id="403" w:author="Lessner, Jan" w:date="2024-12-05T11:12:00Z">
                  <w:rPr>
                    <w:i/>
                    <w:sz w:val="18"/>
                    <w:szCs w:val="18"/>
                    <w:lang w:val="de-DE"/>
                  </w:rPr>
                </w:rPrChange>
              </w:rPr>
              <w:t>Checked</w:t>
            </w:r>
            <w:proofErr w:type="spellEnd"/>
            <w:r w:rsidRPr="00F43973">
              <w:rPr>
                <w:i/>
                <w:sz w:val="18"/>
                <w:szCs w:val="18"/>
                <w:lang w:val="de-DE"/>
                <w:rPrChange w:id="404" w:author="Lessner, Jan" w:date="2024-12-05T11:12:00Z">
                  <w:rPr>
                    <w:i/>
                    <w:sz w:val="18"/>
                    <w:szCs w:val="18"/>
                    <w:lang w:val="de-DE"/>
                  </w:rPr>
                </w:rPrChange>
              </w:rPr>
              <w:t xml:space="preserve"> </w:t>
            </w:r>
            <w:proofErr w:type="spellStart"/>
            <w:r w:rsidRPr="00F43973">
              <w:rPr>
                <w:i/>
                <w:sz w:val="18"/>
                <w:szCs w:val="18"/>
                <w:lang w:val="de-DE"/>
                <w:rPrChange w:id="405" w:author="Lessner, Jan" w:date="2024-12-05T11:12:00Z">
                  <w:rPr>
                    <w:i/>
                    <w:sz w:val="18"/>
                    <w:szCs w:val="18"/>
                    <w:lang w:val="de-DE"/>
                  </w:rPr>
                </w:rPrChange>
              </w:rPr>
              <w:t>Exceptions</w:t>
            </w:r>
            <w:proofErr w:type="spellEnd"/>
            <w:r w:rsidRPr="00F43973">
              <w:rPr>
                <w:i/>
                <w:sz w:val="18"/>
                <w:szCs w:val="18"/>
                <w:lang w:val="de-DE"/>
                <w:rPrChange w:id="406" w:author="Lessner, Jan" w:date="2024-12-05T11:12:00Z">
                  <w:rPr>
                    <w:i/>
                    <w:sz w:val="18"/>
                    <w:szCs w:val="18"/>
                    <w:lang w:val="de-DE"/>
                  </w:rPr>
                </w:rPrChange>
              </w:rPr>
              <w:t xml:space="preserve">! Alle anderen </w:t>
            </w:r>
            <w:proofErr w:type="spellStart"/>
            <w:r w:rsidRPr="00F43973">
              <w:rPr>
                <w:i/>
                <w:sz w:val="18"/>
                <w:szCs w:val="18"/>
                <w:lang w:val="de-DE"/>
                <w:rPrChange w:id="407" w:author="Lessner, Jan" w:date="2024-12-05T11:12:00Z">
                  <w:rPr>
                    <w:i/>
                    <w:sz w:val="18"/>
                    <w:szCs w:val="18"/>
                    <w:lang w:val="de-DE"/>
                  </w:rPr>
                </w:rPrChange>
              </w:rPr>
              <w:t>Throwables</w:t>
            </w:r>
            <w:proofErr w:type="spellEnd"/>
            <w:r w:rsidRPr="00F43973">
              <w:rPr>
                <w:i/>
                <w:sz w:val="18"/>
                <w:szCs w:val="18"/>
                <w:lang w:val="de-DE"/>
                <w:rPrChange w:id="408" w:author="Lessner, Jan" w:date="2024-12-05T11:12:00Z">
                  <w:rPr>
                    <w:i/>
                    <w:sz w:val="18"/>
                    <w:szCs w:val="18"/>
                    <w:lang w:val="de-DE"/>
                  </w:rPr>
                </w:rPrChange>
              </w:rPr>
              <w:t xml:space="preserve"> wie z.B. jegliche Errors bleiben unbehandelt um die notwendigen Operationen auf Ebene der JVM / </w:t>
            </w:r>
            <w:proofErr w:type="spellStart"/>
            <w:r w:rsidRPr="00F43973">
              <w:rPr>
                <w:i/>
                <w:sz w:val="18"/>
                <w:szCs w:val="18"/>
                <w:lang w:val="de-DE"/>
                <w:rPrChange w:id="409" w:author="Lessner, Jan" w:date="2024-12-05T11:12:00Z">
                  <w:rPr>
                    <w:i/>
                    <w:sz w:val="18"/>
                    <w:szCs w:val="18"/>
                    <w:lang w:val="de-DE"/>
                  </w:rPr>
                </w:rPrChange>
              </w:rPr>
              <w:t>Application</w:t>
            </w:r>
            <w:proofErr w:type="spellEnd"/>
            <w:r w:rsidRPr="00F43973">
              <w:rPr>
                <w:i/>
                <w:sz w:val="18"/>
                <w:szCs w:val="18"/>
                <w:lang w:val="de-DE"/>
                <w:rPrChange w:id="410" w:author="Lessner, Jan" w:date="2024-12-05T11:12:00Z">
                  <w:rPr>
                    <w:i/>
                    <w:sz w:val="18"/>
                    <w:szCs w:val="18"/>
                    <w:lang w:val="de-DE"/>
                  </w:rPr>
                </w:rPrChange>
              </w:rPr>
              <w:t xml:space="preserve"> Server auszulösen.</w:t>
            </w:r>
          </w:p>
        </w:tc>
      </w:tr>
      <w:tr w:rsidR="008B3281" w:rsidRPr="00F43973" w:rsidTr="00FF0256">
        <w:trPr>
          <w:cantSplit/>
        </w:trPr>
        <w:tc>
          <w:tcPr>
            <w:tcW w:w="993" w:type="dxa"/>
            <w:tcBorders>
              <w:bottom w:val="nil"/>
            </w:tcBorders>
            <w:vAlign w:val="center"/>
          </w:tcPr>
          <w:p w:rsidR="008B3281" w:rsidRPr="00F43973" w:rsidRDefault="008B3281" w:rsidP="00FF0256">
            <w:pPr>
              <w:numPr>
                <w:ilvl w:val="1"/>
                <w:numId w:val="3"/>
              </w:numPr>
              <w:rPr>
                <w:lang w:val="de-DE"/>
                <w:rPrChange w:id="411" w:author="Lessner, Jan" w:date="2024-12-05T11:12:00Z">
                  <w:rPr>
                    <w:lang w:val="de-DE"/>
                  </w:rPr>
                </w:rPrChange>
              </w:rPr>
            </w:pPr>
          </w:p>
        </w:tc>
        <w:tc>
          <w:tcPr>
            <w:tcW w:w="1417" w:type="dxa"/>
            <w:tcBorders>
              <w:bottom w:val="nil"/>
            </w:tcBorders>
            <w:vAlign w:val="center"/>
          </w:tcPr>
          <w:p w:rsidR="008B3281" w:rsidRPr="00F43973" w:rsidRDefault="00FF5EAC" w:rsidP="00FF0256">
            <w:pPr>
              <w:rPr>
                <w:lang w:val="de-DE"/>
                <w:rPrChange w:id="412" w:author="Lessner, Jan" w:date="2024-12-05T11:12:00Z">
                  <w:rPr>
                    <w:lang w:val="de-DE"/>
                  </w:rPr>
                </w:rPrChange>
              </w:rPr>
            </w:pPr>
            <w:r w:rsidRPr="00F43973">
              <w:rPr>
                <w:lang w:val="de-DE"/>
                <w:rPrChange w:id="413" w:author="Lessner, Jan" w:date="2024-12-05T11:12:00Z">
                  <w:rPr>
                    <w:lang w:val="de-DE"/>
                  </w:rPr>
                </w:rPrChange>
              </w:rPr>
              <w:t>System</w:t>
            </w:r>
          </w:p>
        </w:tc>
        <w:tc>
          <w:tcPr>
            <w:tcW w:w="7438" w:type="dxa"/>
            <w:gridSpan w:val="2"/>
            <w:tcBorders>
              <w:bottom w:val="nil"/>
            </w:tcBorders>
          </w:tcPr>
          <w:p w:rsidR="00FF0256" w:rsidRPr="00F43973" w:rsidRDefault="003E5009" w:rsidP="000A5F45">
            <w:pPr>
              <w:shd w:val="clear" w:color="auto" w:fill="FFFFFF"/>
              <w:rPr>
                <w:lang w:val="de-DE"/>
                <w:rPrChange w:id="414" w:author="Lessner, Jan" w:date="2024-12-05T11:12:00Z">
                  <w:rPr>
                    <w:lang w:val="de-DE"/>
                  </w:rPr>
                </w:rPrChange>
              </w:rPr>
            </w:pPr>
            <w:r w:rsidRPr="00F43973">
              <w:rPr>
                <w:lang w:val="de-DE"/>
                <w:rPrChange w:id="415" w:author="Lessner, Jan" w:date="2024-12-05T11:12:00Z">
                  <w:rPr>
                    <w:lang w:val="de-DE"/>
                  </w:rPr>
                </w:rPrChange>
              </w:rPr>
              <w:t>Das System ändert den Status der Konfiguration au</w:t>
            </w:r>
            <w:r w:rsidR="00F33FF3" w:rsidRPr="00F43973">
              <w:rPr>
                <w:lang w:val="de-DE"/>
                <w:rPrChange w:id="416" w:author="Lessner, Jan" w:date="2024-12-05T11:12:00Z">
                  <w:rPr>
                    <w:lang w:val="de-DE"/>
                  </w:rPr>
                </w:rPrChange>
              </w:rPr>
              <w:t>f</w:t>
            </w:r>
            <w:r w:rsidRPr="00F43973">
              <w:rPr>
                <w:lang w:val="de-DE"/>
                <w:rPrChange w:id="417" w:author="Lessner, Jan" w:date="2024-12-05T11:12:00Z">
                  <w:rPr>
                    <w:lang w:val="de-DE"/>
                  </w:rPr>
                </w:rPrChange>
              </w:rPr>
              <w:t xml:space="preserve"> </w:t>
            </w:r>
            <w:r w:rsidR="00F33FF3" w:rsidRPr="00F43973">
              <w:rPr>
                <w:lang w:val="de-DE"/>
                <w:rPrChange w:id="418" w:author="Lessner, Jan" w:date="2024-12-05T11:12:00Z">
                  <w:rPr>
                    <w:lang w:val="de-DE"/>
                  </w:rPr>
                </w:rPrChange>
              </w:rPr>
              <w:t>„wird ausgeführt“</w:t>
            </w:r>
            <w:r w:rsidR="00582CE2" w:rsidRPr="00F43973">
              <w:rPr>
                <w:lang w:val="de-DE"/>
                <w:rPrChange w:id="419" w:author="Lessner, Jan" w:date="2024-12-05T11:12:00Z">
                  <w:rPr>
                    <w:lang w:val="de-DE"/>
                  </w:rPr>
                </w:rPrChange>
              </w:rPr>
              <w:t>, trägt den aktuellen Zeitpunkt als letzten Ausführungszeitpunkt</w:t>
            </w:r>
            <w:r w:rsidR="004E5224" w:rsidRPr="00F43973">
              <w:rPr>
                <w:lang w:val="de-DE"/>
                <w:rPrChange w:id="420" w:author="Lessner, Jan" w:date="2024-12-05T11:12:00Z">
                  <w:rPr>
                    <w:lang w:val="de-DE"/>
                  </w:rPr>
                </w:rPrChange>
              </w:rPr>
              <w:t xml:space="preserve"> </w:t>
            </w:r>
            <w:r w:rsidR="00582CE2" w:rsidRPr="00F43973">
              <w:rPr>
                <w:lang w:val="de-DE"/>
                <w:rPrChange w:id="421" w:author="Lessner, Jan" w:date="2024-12-05T11:12:00Z">
                  <w:rPr>
                    <w:lang w:val="de-DE"/>
                  </w:rPr>
                </w:rPrChange>
              </w:rPr>
              <w:t xml:space="preserve">ein </w:t>
            </w:r>
            <w:r w:rsidR="004E5224" w:rsidRPr="00F43973">
              <w:rPr>
                <w:lang w:val="de-DE"/>
                <w:rPrChange w:id="422" w:author="Lessner, Jan" w:date="2024-12-05T11:12:00Z">
                  <w:rPr>
                    <w:lang w:val="de-DE"/>
                  </w:rPr>
                </w:rPrChange>
              </w:rPr>
              <w:t>und speichert den vorbereiteten Protokolleintrag.</w:t>
            </w:r>
          </w:p>
          <w:p w:rsidR="00F33FF3" w:rsidRPr="00F43973" w:rsidRDefault="00F33FF3" w:rsidP="000A5F45">
            <w:pPr>
              <w:shd w:val="clear" w:color="auto" w:fill="FFFFFF"/>
              <w:rPr>
                <w:lang w:val="de-DE"/>
                <w:rPrChange w:id="423" w:author="Lessner, Jan" w:date="2024-12-05T11:12:00Z">
                  <w:rPr>
                    <w:lang w:val="de-DE"/>
                  </w:rPr>
                </w:rPrChange>
              </w:rPr>
            </w:pPr>
          </w:p>
          <w:p w:rsidR="00F33FF3" w:rsidRPr="00F43973" w:rsidRDefault="00F33FF3" w:rsidP="000A5F45">
            <w:pPr>
              <w:shd w:val="clear" w:color="auto" w:fill="FFFFFF"/>
              <w:rPr>
                <w:i/>
                <w:sz w:val="18"/>
                <w:szCs w:val="18"/>
                <w:lang w:val="de-DE"/>
                <w:rPrChange w:id="424" w:author="Lessner, Jan" w:date="2024-12-05T11:12:00Z">
                  <w:rPr>
                    <w:i/>
                    <w:sz w:val="18"/>
                    <w:szCs w:val="18"/>
                    <w:lang w:val="de-DE"/>
                  </w:rPr>
                </w:rPrChange>
              </w:rPr>
            </w:pPr>
            <w:r w:rsidRPr="00F43973">
              <w:rPr>
                <w:i/>
                <w:sz w:val="18"/>
                <w:szCs w:val="18"/>
                <w:lang w:val="de-DE"/>
                <w:rPrChange w:id="425" w:author="Lessner, Jan" w:date="2024-12-05T11:12:00Z">
                  <w:rPr>
                    <w:i/>
                    <w:sz w:val="18"/>
                    <w:szCs w:val="18"/>
                    <w:lang w:val="de-DE"/>
                  </w:rPr>
                </w:rPrChange>
              </w:rPr>
              <w:t>Designanmerkung:</w:t>
            </w:r>
          </w:p>
          <w:p w:rsidR="00F33FF3" w:rsidRPr="00F43973" w:rsidRDefault="00F33FF3" w:rsidP="000A5F45">
            <w:pPr>
              <w:shd w:val="clear" w:color="auto" w:fill="FFFFFF"/>
              <w:rPr>
                <w:lang w:val="de-DE"/>
                <w:rPrChange w:id="426" w:author="Lessner, Jan" w:date="2024-12-05T11:12:00Z">
                  <w:rPr>
                    <w:lang w:val="de-DE"/>
                  </w:rPr>
                </w:rPrChange>
              </w:rPr>
            </w:pPr>
            <w:r w:rsidRPr="00F43973">
              <w:rPr>
                <w:i/>
                <w:sz w:val="18"/>
                <w:szCs w:val="18"/>
                <w:lang w:val="de-DE"/>
                <w:rPrChange w:id="427" w:author="Lessner, Jan" w:date="2024-12-05T11:12:00Z">
                  <w:rPr>
                    <w:i/>
                    <w:sz w:val="18"/>
                    <w:szCs w:val="18"/>
                    <w:lang w:val="de-DE"/>
                  </w:rPr>
                </w:rPrChange>
              </w:rPr>
              <w:t>In separater DB-Transaktion, um Änderung unmittelbar nach außen sichtbar zu machen</w:t>
            </w:r>
            <w:r w:rsidR="004E5224" w:rsidRPr="00F43973">
              <w:rPr>
                <w:i/>
                <w:sz w:val="18"/>
                <w:szCs w:val="18"/>
                <w:lang w:val="de-DE"/>
                <w:rPrChange w:id="428" w:author="Lessner, Jan" w:date="2024-12-05T11:12:00Z">
                  <w:rPr>
                    <w:i/>
                    <w:sz w:val="18"/>
                    <w:szCs w:val="18"/>
                    <w:lang w:val="de-DE"/>
                  </w:rPr>
                </w:rPrChange>
              </w:rPr>
              <w:t>, unabhängig von der ggf. langwierigen nachfolgenden Eintragsverarbeitung.</w:t>
            </w:r>
          </w:p>
        </w:tc>
      </w:tr>
      <w:tr w:rsidR="007216E0" w:rsidRPr="00F43973" w:rsidTr="00B216C6">
        <w:trPr>
          <w:cantSplit/>
        </w:trPr>
        <w:tc>
          <w:tcPr>
            <w:tcW w:w="993" w:type="dxa"/>
            <w:tcBorders>
              <w:bottom w:val="nil"/>
            </w:tcBorders>
            <w:vAlign w:val="center"/>
          </w:tcPr>
          <w:p w:rsidR="007216E0" w:rsidRPr="00F43973" w:rsidRDefault="007216E0" w:rsidP="007216E0">
            <w:pPr>
              <w:pStyle w:val="Essential"/>
              <w:numPr>
                <w:ilvl w:val="1"/>
                <w:numId w:val="3"/>
              </w:numPr>
              <w:rPr>
                <w:lang w:val="de-DE"/>
                <w:rPrChange w:id="429" w:author="Lessner, Jan" w:date="2024-12-05T11:12:00Z">
                  <w:rPr>
                    <w:lang w:val="de-DE"/>
                  </w:rPr>
                </w:rPrChange>
              </w:rPr>
            </w:pPr>
            <w:bookmarkStart w:id="430" w:name="_Ref183425802"/>
          </w:p>
        </w:tc>
        <w:bookmarkEnd w:id="430"/>
        <w:tc>
          <w:tcPr>
            <w:tcW w:w="1417" w:type="dxa"/>
            <w:tcBorders>
              <w:bottom w:val="nil"/>
            </w:tcBorders>
            <w:vAlign w:val="center"/>
          </w:tcPr>
          <w:p w:rsidR="007216E0" w:rsidRPr="00F43973" w:rsidRDefault="007216E0" w:rsidP="00B216C6">
            <w:pPr>
              <w:pStyle w:val="Essential"/>
              <w:rPr>
                <w:lang w:val="de-DE"/>
                <w:rPrChange w:id="431" w:author="Lessner, Jan" w:date="2024-12-05T11:12:00Z">
                  <w:rPr>
                    <w:lang w:val="de-DE"/>
                  </w:rPr>
                </w:rPrChange>
              </w:rPr>
            </w:pPr>
            <w:r w:rsidRPr="00F43973">
              <w:rPr>
                <w:lang w:val="de-DE"/>
                <w:rPrChange w:id="432" w:author="Lessner, Jan" w:date="2024-12-05T11:12:00Z">
                  <w:rPr>
                    <w:lang w:val="de-DE"/>
                  </w:rPr>
                </w:rPrChange>
              </w:rPr>
              <w:t>-</w:t>
            </w:r>
          </w:p>
        </w:tc>
        <w:tc>
          <w:tcPr>
            <w:tcW w:w="7438" w:type="dxa"/>
            <w:gridSpan w:val="2"/>
            <w:tcBorders>
              <w:bottom w:val="nil"/>
            </w:tcBorders>
          </w:tcPr>
          <w:p w:rsidR="007216E0" w:rsidRPr="00F43973" w:rsidRDefault="007216E0" w:rsidP="00B216C6">
            <w:pPr>
              <w:pStyle w:val="Essential"/>
              <w:rPr>
                <w:lang w:val="de-DE"/>
                <w:rPrChange w:id="433" w:author="Lessner, Jan" w:date="2024-12-05T11:12:00Z">
                  <w:rPr>
                    <w:lang w:val="de-DE"/>
                  </w:rPr>
                </w:rPrChange>
              </w:rPr>
            </w:pPr>
            <w:r w:rsidRPr="00F43973">
              <w:rPr>
                <w:lang w:val="de-DE"/>
                <w:rPrChange w:id="434" w:author="Lessner, Jan" w:date="2024-12-05T11:12:00Z">
                  <w:rPr>
                    <w:lang w:val="de-DE"/>
                  </w:rPr>
                </w:rPrChange>
              </w:rPr>
              <w:t>Das System nimmt eine Verarbeitung aller Einträge des Tasks vor</w:t>
            </w:r>
          </w:p>
        </w:tc>
      </w:tr>
      <w:tr w:rsidR="00B6537D" w:rsidRPr="00F43973" w:rsidTr="008875DF">
        <w:trPr>
          <w:cantSplit/>
        </w:trPr>
        <w:tc>
          <w:tcPr>
            <w:tcW w:w="993" w:type="dxa"/>
            <w:tcBorders>
              <w:bottom w:val="nil"/>
            </w:tcBorders>
            <w:vAlign w:val="center"/>
          </w:tcPr>
          <w:p w:rsidR="00B6537D" w:rsidRPr="00F43973" w:rsidRDefault="00B6537D" w:rsidP="007216E0">
            <w:pPr>
              <w:numPr>
                <w:ilvl w:val="2"/>
                <w:numId w:val="3"/>
              </w:numPr>
              <w:rPr>
                <w:lang w:val="de-DE"/>
                <w:rPrChange w:id="435" w:author="Lessner, Jan" w:date="2024-12-05T11:12:00Z">
                  <w:rPr>
                    <w:lang w:val="de-DE"/>
                  </w:rPr>
                </w:rPrChange>
              </w:rPr>
            </w:pPr>
          </w:p>
        </w:tc>
        <w:tc>
          <w:tcPr>
            <w:tcW w:w="1417" w:type="dxa"/>
            <w:tcBorders>
              <w:bottom w:val="nil"/>
            </w:tcBorders>
            <w:vAlign w:val="center"/>
          </w:tcPr>
          <w:p w:rsidR="00B6537D" w:rsidRPr="00F43973" w:rsidRDefault="00B6537D" w:rsidP="008875DF">
            <w:pPr>
              <w:rPr>
                <w:lang w:val="de-DE"/>
                <w:rPrChange w:id="436" w:author="Lessner, Jan" w:date="2024-12-05T11:12:00Z">
                  <w:rPr>
                    <w:lang w:val="de-DE"/>
                  </w:rPr>
                </w:rPrChange>
              </w:rPr>
            </w:pPr>
            <w:r w:rsidRPr="00F43973">
              <w:rPr>
                <w:lang w:val="de-DE"/>
                <w:rPrChange w:id="437" w:author="Lessner, Jan" w:date="2024-12-05T11:12:00Z">
                  <w:rPr>
                    <w:lang w:val="de-DE"/>
                  </w:rPr>
                </w:rPrChange>
              </w:rPr>
              <w:t>System</w:t>
            </w:r>
          </w:p>
        </w:tc>
        <w:tc>
          <w:tcPr>
            <w:tcW w:w="7438" w:type="dxa"/>
            <w:gridSpan w:val="2"/>
            <w:tcBorders>
              <w:bottom w:val="nil"/>
            </w:tcBorders>
          </w:tcPr>
          <w:p w:rsidR="00B6537D" w:rsidRPr="00F43973" w:rsidRDefault="00B6537D" w:rsidP="008875DF">
            <w:pPr>
              <w:shd w:val="clear" w:color="auto" w:fill="FFFFFF"/>
              <w:rPr>
                <w:lang w:val="de-DE"/>
                <w:rPrChange w:id="438" w:author="Lessner, Jan" w:date="2024-12-05T11:12:00Z">
                  <w:rPr>
                    <w:lang w:val="de-DE"/>
                  </w:rPr>
                </w:rPrChange>
              </w:rPr>
            </w:pPr>
            <w:r w:rsidRPr="00F43973">
              <w:rPr>
                <w:lang w:val="de-DE"/>
                <w:rPrChange w:id="439" w:author="Lessner, Jan" w:date="2024-12-05T11:12:00Z">
                  <w:rPr>
                    <w:lang w:val="de-DE"/>
                  </w:rPr>
                </w:rPrChange>
              </w:rPr>
              <w:t xml:space="preserve">Das System </w:t>
            </w:r>
            <w:r w:rsidR="005F5718" w:rsidRPr="00F43973">
              <w:rPr>
                <w:lang w:val="de-DE"/>
                <w:rPrChange w:id="440" w:author="Lessner, Jan" w:date="2024-12-05T11:12:00Z">
                  <w:rPr>
                    <w:lang w:val="de-DE"/>
                  </w:rPr>
                </w:rPrChange>
              </w:rPr>
              <w:t xml:space="preserve">prüft analog </w:t>
            </w:r>
            <w:r w:rsidR="005F5718" w:rsidRPr="00F43973">
              <w:rPr>
                <w:lang w:val="de-DE"/>
                <w:rPrChange w:id="441" w:author="Lessner, Jan" w:date="2024-12-05T11:12:00Z">
                  <w:rPr>
                    <w:lang w:val="de-DE"/>
                  </w:rPr>
                </w:rPrChange>
              </w:rPr>
              <w:fldChar w:fldCharType="begin"/>
            </w:r>
            <w:r w:rsidR="005F5718" w:rsidRPr="00F43973">
              <w:rPr>
                <w:lang w:val="de-DE"/>
                <w:rPrChange w:id="442" w:author="Lessner, Jan" w:date="2024-12-05T11:12:00Z">
                  <w:rPr>
                    <w:lang w:val="de-DE"/>
                  </w:rPr>
                </w:rPrChange>
              </w:rPr>
              <w:instrText xml:space="preserve"> REF _Ref183187740 \r \h </w:instrText>
            </w:r>
            <w:r w:rsidR="005F5718" w:rsidRPr="00F43973">
              <w:rPr>
                <w:lang w:val="de-DE"/>
                <w:rPrChange w:id="443" w:author="Lessner, Jan" w:date="2024-12-05T11:12:00Z">
                  <w:rPr>
                    <w:lang w:val="de-DE"/>
                  </w:rPr>
                </w:rPrChange>
              </w:rPr>
            </w:r>
            <w:r w:rsidR="00F43973">
              <w:rPr>
                <w:lang w:val="de-DE"/>
              </w:rPr>
              <w:instrText xml:space="preserve"> \* MERGEFORMAT </w:instrText>
            </w:r>
            <w:r w:rsidR="005F5718" w:rsidRPr="00F43973">
              <w:rPr>
                <w:lang w:val="de-DE"/>
                <w:rPrChange w:id="444" w:author="Lessner, Jan" w:date="2024-12-05T11:12:00Z">
                  <w:rPr>
                    <w:lang w:val="de-DE"/>
                  </w:rPr>
                </w:rPrChange>
              </w:rPr>
              <w:fldChar w:fldCharType="separate"/>
            </w:r>
            <w:r w:rsidR="005F5718" w:rsidRPr="00F43973">
              <w:rPr>
                <w:lang w:val="de-DE"/>
                <w:rPrChange w:id="445" w:author="Lessner, Jan" w:date="2024-12-05T11:12:00Z">
                  <w:rPr>
                    <w:lang w:val="de-DE"/>
                  </w:rPr>
                </w:rPrChange>
              </w:rPr>
              <w:t>1.1</w:t>
            </w:r>
            <w:r w:rsidR="005F5718" w:rsidRPr="00F43973">
              <w:rPr>
                <w:lang w:val="de-DE"/>
                <w:rPrChange w:id="446" w:author="Lessner, Jan" w:date="2024-12-05T11:12:00Z">
                  <w:rPr>
                    <w:lang w:val="de-DE"/>
                  </w:rPr>
                </w:rPrChange>
              </w:rPr>
              <w:fldChar w:fldCharType="end"/>
            </w:r>
            <w:r w:rsidR="005F5718" w:rsidRPr="00F43973">
              <w:rPr>
                <w:lang w:val="de-DE"/>
                <w:rPrChange w:id="447" w:author="Lessner, Jan" w:date="2024-12-05T11:12:00Z">
                  <w:rPr>
                    <w:lang w:val="de-DE"/>
                  </w:rPr>
                </w:rPrChange>
              </w:rPr>
              <w:t>, ob es nach wie vor im zugelassenen Wartungsfenster arbeitet</w:t>
            </w:r>
          </w:p>
        </w:tc>
      </w:tr>
      <w:tr w:rsidR="005F5718" w:rsidRPr="00F43973" w:rsidTr="008875DF">
        <w:trPr>
          <w:cantSplit/>
        </w:trPr>
        <w:tc>
          <w:tcPr>
            <w:tcW w:w="993" w:type="dxa"/>
            <w:tcBorders>
              <w:bottom w:val="nil"/>
            </w:tcBorders>
            <w:vAlign w:val="center"/>
          </w:tcPr>
          <w:p w:rsidR="005F5718" w:rsidRPr="00F43973" w:rsidRDefault="005F5718" w:rsidP="007216E0">
            <w:pPr>
              <w:numPr>
                <w:ilvl w:val="2"/>
                <w:numId w:val="3"/>
              </w:numPr>
              <w:rPr>
                <w:lang w:val="de-DE"/>
                <w:rPrChange w:id="448" w:author="Lessner, Jan" w:date="2024-12-05T11:12:00Z">
                  <w:rPr>
                    <w:lang w:val="de-DE"/>
                  </w:rPr>
                </w:rPrChange>
              </w:rPr>
            </w:pPr>
            <w:bookmarkStart w:id="449" w:name="_Ref183187956"/>
          </w:p>
        </w:tc>
        <w:bookmarkEnd w:id="449"/>
        <w:tc>
          <w:tcPr>
            <w:tcW w:w="1417" w:type="dxa"/>
            <w:tcBorders>
              <w:bottom w:val="nil"/>
            </w:tcBorders>
            <w:vAlign w:val="center"/>
          </w:tcPr>
          <w:p w:rsidR="005F5718" w:rsidRPr="00F43973" w:rsidRDefault="005F5718" w:rsidP="008875DF">
            <w:pPr>
              <w:rPr>
                <w:lang w:val="de-DE"/>
                <w:rPrChange w:id="450" w:author="Lessner, Jan" w:date="2024-12-05T11:12:00Z">
                  <w:rPr>
                    <w:lang w:val="de-DE"/>
                  </w:rPr>
                </w:rPrChange>
              </w:rPr>
            </w:pPr>
            <w:r w:rsidRPr="00F43973">
              <w:rPr>
                <w:lang w:val="de-DE"/>
                <w:rPrChange w:id="451" w:author="Lessner, Jan" w:date="2024-12-05T11:12:00Z">
                  <w:rPr>
                    <w:lang w:val="de-DE"/>
                  </w:rPr>
                </w:rPrChange>
              </w:rPr>
              <w:t>-</w:t>
            </w:r>
          </w:p>
        </w:tc>
        <w:tc>
          <w:tcPr>
            <w:tcW w:w="7438" w:type="dxa"/>
            <w:gridSpan w:val="2"/>
            <w:tcBorders>
              <w:bottom w:val="nil"/>
            </w:tcBorders>
          </w:tcPr>
          <w:p w:rsidR="005F5718" w:rsidRPr="00F43973" w:rsidRDefault="008165F0" w:rsidP="008875DF">
            <w:pPr>
              <w:pStyle w:val="Exception"/>
              <w:numPr>
                <w:ilvl w:val="0"/>
                <w:numId w:val="2"/>
              </w:numPr>
              <w:rPr>
                <w:lang w:val="de-DE"/>
                <w:rPrChange w:id="452" w:author="Lessner, Jan" w:date="2024-12-05T11:12:00Z">
                  <w:rPr>
                    <w:lang w:val="de-DE"/>
                  </w:rPr>
                </w:rPrChange>
              </w:rPr>
            </w:pPr>
            <w:r w:rsidRPr="00F43973">
              <w:rPr>
                <w:lang w:val="de-DE"/>
                <w:rPrChange w:id="453" w:author="Lessner, Jan" w:date="2024-12-05T11:12:00Z">
                  <w:rPr>
                    <w:lang w:val="de-DE"/>
                  </w:rPr>
                </w:rPrChange>
              </w:rPr>
              <w:fldChar w:fldCharType="begin"/>
            </w:r>
            <w:r w:rsidRPr="00F43973">
              <w:rPr>
                <w:lang w:val="de-DE"/>
                <w:rPrChange w:id="454" w:author="Lessner, Jan" w:date="2024-12-05T11:12:00Z">
                  <w:rPr>
                    <w:lang w:val="de-DE"/>
                  </w:rPr>
                </w:rPrChange>
              </w:rPr>
              <w:instrText xml:space="preserve"> REF _Ref183428528 \h </w:instrText>
            </w:r>
            <w:r w:rsidRPr="00F43973">
              <w:rPr>
                <w:lang w:val="de-DE"/>
                <w:rPrChange w:id="455" w:author="Lessner, Jan" w:date="2024-12-05T11:12:00Z">
                  <w:rPr>
                    <w:lang w:val="de-DE"/>
                  </w:rPr>
                </w:rPrChange>
              </w:rPr>
            </w:r>
            <w:r w:rsidR="00F43973">
              <w:rPr>
                <w:lang w:val="de-DE"/>
              </w:rPr>
              <w:instrText xml:space="preserve"> \* MERGEFORMAT </w:instrText>
            </w:r>
            <w:r w:rsidRPr="00F43973">
              <w:rPr>
                <w:lang w:val="de-DE"/>
                <w:rPrChange w:id="456" w:author="Lessner, Jan" w:date="2024-12-05T11:12:00Z">
                  <w:rPr>
                    <w:lang w:val="de-DE"/>
                  </w:rPr>
                </w:rPrChange>
              </w:rPr>
              <w:fldChar w:fldCharType="separate"/>
            </w:r>
            <w:r w:rsidRPr="00F43973">
              <w:rPr>
                <w:lang w:val="de-DE"/>
                <w:rPrChange w:id="457" w:author="Lessner, Jan" w:date="2024-12-05T11:12:00Z">
                  <w:rPr>
                    <w:lang w:val="de-DE"/>
                  </w:rPr>
                </w:rPrChange>
              </w:rPr>
              <w:t>Wartungsfenster im Task verletzt</w:t>
            </w:r>
            <w:r w:rsidRPr="00F43973">
              <w:rPr>
                <w:lang w:val="de-DE"/>
                <w:rPrChange w:id="458" w:author="Lessner, Jan" w:date="2024-12-05T11:12:00Z">
                  <w:rPr>
                    <w:lang w:val="de-DE"/>
                  </w:rPr>
                </w:rPrChange>
              </w:rPr>
              <w:fldChar w:fldCharType="end"/>
            </w:r>
          </w:p>
        </w:tc>
      </w:tr>
      <w:tr w:rsidR="00024FD6" w:rsidRPr="00F43973" w:rsidTr="008875DF">
        <w:trPr>
          <w:cantSplit/>
        </w:trPr>
        <w:tc>
          <w:tcPr>
            <w:tcW w:w="993" w:type="dxa"/>
            <w:tcBorders>
              <w:bottom w:val="nil"/>
            </w:tcBorders>
            <w:vAlign w:val="center"/>
          </w:tcPr>
          <w:p w:rsidR="00024FD6" w:rsidRPr="00F43973" w:rsidRDefault="00024FD6" w:rsidP="007216E0">
            <w:pPr>
              <w:numPr>
                <w:ilvl w:val="2"/>
                <w:numId w:val="3"/>
              </w:numPr>
              <w:rPr>
                <w:lang w:val="de-DE"/>
                <w:rPrChange w:id="459" w:author="Lessner, Jan" w:date="2024-12-05T11:12:00Z">
                  <w:rPr>
                    <w:lang w:val="de-DE"/>
                  </w:rPr>
                </w:rPrChange>
              </w:rPr>
            </w:pPr>
          </w:p>
        </w:tc>
        <w:tc>
          <w:tcPr>
            <w:tcW w:w="1417" w:type="dxa"/>
            <w:tcBorders>
              <w:bottom w:val="nil"/>
            </w:tcBorders>
            <w:vAlign w:val="center"/>
          </w:tcPr>
          <w:p w:rsidR="00024FD6" w:rsidRPr="00F43973" w:rsidRDefault="00024FD6" w:rsidP="008875DF">
            <w:pPr>
              <w:rPr>
                <w:lang w:val="de-DE"/>
                <w:rPrChange w:id="460" w:author="Lessner, Jan" w:date="2024-12-05T11:12:00Z">
                  <w:rPr>
                    <w:lang w:val="de-DE"/>
                  </w:rPr>
                </w:rPrChange>
              </w:rPr>
            </w:pPr>
            <w:r w:rsidRPr="00F43973">
              <w:rPr>
                <w:lang w:val="de-DE"/>
                <w:rPrChange w:id="461" w:author="Lessner, Jan" w:date="2024-12-05T11:12:00Z">
                  <w:rPr>
                    <w:lang w:val="de-DE"/>
                  </w:rPr>
                </w:rPrChange>
              </w:rPr>
              <w:t>System</w:t>
            </w:r>
          </w:p>
        </w:tc>
        <w:tc>
          <w:tcPr>
            <w:tcW w:w="7438" w:type="dxa"/>
            <w:gridSpan w:val="2"/>
            <w:tcBorders>
              <w:bottom w:val="nil"/>
            </w:tcBorders>
          </w:tcPr>
          <w:p w:rsidR="00024FD6" w:rsidRPr="00F43973" w:rsidRDefault="00024FD6" w:rsidP="008875DF">
            <w:pPr>
              <w:shd w:val="clear" w:color="auto" w:fill="FFFFFF"/>
              <w:rPr>
                <w:lang w:val="de-DE"/>
                <w:rPrChange w:id="462" w:author="Lessner, Jan" w:date="2024-12-05T11:12:00Z">
                  <w:rPr>
                    <w:lang w:val="de-DE"/>
                  </w:rPr>
                </w:rPrChange>
              </w:rPr>
            </w:pPr>
            <w:r w:rsidRPr="00F43973">
              <w:rPr>
                <w:lang w:val="de-DE"/>
                <w:rPrChange w:id="463" w:author="Lessner, Jan" w:date="2024-12-05T11:12:00Z">
                  <w:rPr>
                    <w:lang w:val="de-DE"/>
                  </w:rPr>
                </w:rPrChange>
              </w:rPr>
              <w:t>Das System veranlasst die Verarbeitung de</w:t>
            </w:r>
            <w:r w:rsidR="00E00298" w:rsidRPr="00F43973">
              <w:rPr>
                <w:lang w:val="de-DE"/>
                <w:rPrChange w:id="464" w:author="Lessner, Jan" w:date="2024-12-05T11:12:00Z">
                  <w:rPr>
                    <w:lang w:val="de-DE"/>
                  </w:rPr>
                </w:rPrChange>
              </w:rPr>
              <w:t>s</w:t>
            </w:r>
            <w:r w:rsidRPr="00F43973">
              <w:rPr>
                <w:lang w:val="de-DE"/>
                <w:rPrChange w:id="465" w:author="Lessner, Jan" w:date="2024-12-05T11:12:00Z">
                  <w:rPr>
                    <w:lang w:val="de-DE"/>
                  </w:rPr>
                </w:rPrChange>
              </w:rPr>
              <w:t xml:space="preserve"> nächsten Eintrags des Tasks.</w:t>
            </w:r>
          </w:p>
          <w:p w:rsidR="00024FD6" w:rsidRPr="00F43973" w:rsidRDefault="00024FD6" w:rsidP="008875DF">
            <w:pPr>
              <w:shd w:val="clear" w:color="auto" w:fill="FFFFFF"/>
              <w:rPr>
                <w:lang w:val="de-DE"/>
                <w:rPrChange w:id="466" w:author="Lessner, Jan" w:date="2024-12-05T11:12:00Z">
                  <w:rPr>
                    <w:lang w:val="de-DE"/>
                  </w:rPr>
                </w:rPrChange>
              </w:rPr>
            </w:pPr>
          </w:p>
          <w:p w:rsidR="00024FD6" w:rsidRPr="00F43973" w:rsidRDefault="00024FD6" w:rsidP="008875DF">
            <w:pPr>
              <w:shd w:val="clear" w:color="auto" w:fill="FFFFFF"/>
              <w:rPr>
                <w:i/>
                <w:sz w:val="18"/>
                <w:szCs w:val="18"/>
                <w:lang w:val="de-DE"/>
                <w:rPrChange w:id="467" w:author="Lessner, Jan" w:date="2024-12-05T11:12:00Z">
                  <w:rPr>
                    <w:i/>
                    <w:sz w:val="18"/>
                    <w:szCs w:val="18"/>
                    <w:lang w:val="de-DE"/>
                  </w:rPr>
                </w:rPrChange>
              </w:rPr>
            </w:pPr>
            <w:r w:rsidRPr="00F43973">
              <w:rPr>
                <w:i/>
                <w:sz w:val="18"/>
                <w:szCs w:val="18"/>
                <w:lang w:val="de-DE"/>
                <w:rPrChange w:id="468" w:author="Lessner, Jan" w:date="2024-12-05T11:12:00Z">
                  <w:rPr>
                    <w:i/>
                    <w:sz w:val="18"/>
                    <w:szCs w:val="18"/>
                    <w:lang w:val="de-DE"/>
                  </w:rPr>
                </w:rPrChange>
              </w:rPr>
              <w:t>Designanmerkung:</w:t>
            </w:r>
          </w:p>
          <w:p w:rsidR="00024FD6" w:rsidRPr="00F43973" w:rsidRDefault="00024FD6" w:rsidP="008875DF">
            <w:pPr>
              <w:shd w:val="clear" w:color="auto" w:fill="FFFFFF"/>
              <w:rPr>
                <w:rPrChange w:id="469" w:author="Lessner, Jan" w:date="2024-12-05T11:12:00Z">
                  <w:rPr/>
                </w:rPrChange>
              </w:rPr>
            </w:pPr>
            <w:proofErr w:type="spellStart"/>
            <w:r w:rsidRPr="00F43973">
              <w:rPr>
                <w:i/>
                <w:sz w:val="18"/>
                <w:szCs w:val="18"/>
                <w:rPrChange w:id="470" w:author="Lessner, Jan" w:date="2024-12-05T11:12:00Z">
                  <w:rPr>
                    <w:i/>
                    <w:sz w:val="18"/>
                    <w:szCs w:val="18"/>
                  </w:rPr>
                </w:rPrChange>
              </w:rPr>
              <w:t>Aufruf</w:t>
            </w:r>
            <w:proofErr w:type="spellEnd"/>
            <w:r w:rsidRPr="00F43973">
              <w:rPr>
                <w:i/>
                <w:sz w:val="18"/>
                <w:szCs w:val="18"/>
                <w:rPrChange w:id="471" w:author="Lessner, Jan" w:date="2024-12-05T11:12:00Z">
                  <w:rPr>
                    <w:i/>
                    <w:sz w:val="18"/>
                    <w:szCs w:val="18"/>
                  </w:rPr>
                </w:rPrChange>
              </w:rPr>
              <w:t xml:space="preserve"> der Task-</w:t>
            </w:r>
            <w:proofErr w:type="spellStart"/>
            <w:r w:rsidRPr="00F43973">
              <w:rPr>
                <w:i/>
                <w:sz w:val="18"/>
                <w:szCs w:val="18"/>
                <w:rPrChange w:id="472" w:author="Lessner, Jan" w:date="2024-12-05T11:12:00Z">
                  <w:rPr>
                    <w:i/>
                    <w:sz w:val="18"/>
                    <w:szCs w:val="18"/>
                  </w:rPr>
                </w:rPrChange>
              </w:rPr>
              <w:t>Methode</w:t>
            </w:r>
            <w:proofErr w:type="spellEnd"/>
            <w:r w:rsidRPr="00F43973">
              <w:rPr>
                <w:i/>
                <w:sz w:val="18"/>
                <w:szCs w:val="18"/>
                <w:rPrChange w:id="473" w:author="Lessner, Jan" w:date="2024-12-05T11:12:00Z">
                  <w:rPr>
                    <w:i/>
                    <w:sz w:val="18"/>
                    <w:szCs w:val="18"/>
                  </w:rPr>
                </w:rPrChange>
              </w:rPr>
              <w:t xml:space="preserve"> </w:t>
            </w:r>
            <w:proofErr w:type="spellStart"/>
            <w:r w:rsidR="008875DF" w:rsidRPr="00F43973">
              <w:rPr>
                <w:i/>
                <w:sz w:val="18"/>
                <w:szCs w:val="18"/>
                <w:rPrChange w:id="474" w:author="Lessner, Jan" w:date="2024-12-05T11:12:00Z">
                  <w:rPr>
                    <w:i/>
                    <w:sz w:val="18"/>
                    <w:szCs w:val="18"/>
                  </w:rPr>
                </w:rPrChange>
              </w:rPr>
              <w:t>MaintenanceTaskProgress</w:t>
            </w:r>
            <w:proofErr w:type="spellEnd"/>
            <w:r w:rsidR="008875DF" w:rsidRPr="00F43973">
              <w:rPr>
                <w:i/>
                <w:sz w:val="18"/>
                <w:szCs w:val="18"/>
                <w:rPrChange w:id="475" w:author="Lessner, Jan" w:date="2024-12-05T11:12:00Z">
                  <w:rPr>
                    <w:i/>
                    <w:sz w:val="18"/>
                    <w:szCs w:val="18"/>
                  </w:rPr>
                </w:rPrChange>
              </w:rPr>
              <w:t xml:space="preserve"> </w:t>
            </w:r>
            <w:proofErr w:type="spellStart"/>
            <w:proofErr w:type="gramStart"/>
            <w:r w:rsidRPr="00F43973">
              <w:rPr>
                <w:i/>
                <w:sz w:val="18"/>
                <w:szCs w:val="18"/>
                <w:rPrChange w:id="476" w:author="Lessner, Jan" w:date="2024-12-05T11:12:00Z">
                  <w:rPr>
                    <w:i/>
                    <w:sz w:val="18"/>
                    <w:szCs w:val="18"/>
                  </w:rPr>
                </w:rPrChange>
              </w:rPr>
              <w:t>processNextEntry</w:t>
            </w:r>
            <w:proofErr w:type="spellEnd"/>
            <w:r w:rsidRPr="00F43973">
              <w:rPr>
                <w:i/>
                <w:sz w:val="18"/>
                <w:szCs w:val="18"/>
                <w:rPrChange w:id="477" w:author="Lessner, Jan" w:date="2024-12-05T11:12:00Z">
                  <w:rPr>
                    <w:i/>
                    <w:sz w:val="18"/>
                    <w:szCs w:val="18"/>
                  </w:rPr>
                </w:rPrChange>
              </w:rPr>
              <w:t>(</w:t>
            </w:r>
            <w:proofErr w:type="gramEnd"/>
            <w:r w:rsidRPr="00F43973">
              <w:rPr>
                <w:i/>
                <w:sz w:val="18"/>
                <w:szCs w:val="18"/>
                <w:rPrChange w:id="478" w:author="Lessner, Jan" w:date="2024-12-05T11:12:00Z">
                  <w:rPr>
                    <w:i/>
                    <w:sz w:val="18"/>
                    <w:szCs w:val="18"/>
                  </w:rPr>
                </w:rPrChange>
              </w:rPr>
              <w:t>)</w:t>
            </w:r>
          </w:p>
        </w:tc>
      </w:tr>
      <w:tr w:rsidR="00024FD6" w:rsidRPr="00F43973" w:rsidTr="008875DF">
        <w:trPr>
          <w:cantSplit/>
        </w:trPr>
        <w:tc>
          <w:tcPr>
            <w:tcW w:w="993" w:type="dxa"/>
            <w:tcBorders>
              <w:bottom w:val="nil"/>
            </w:tcBorders>
            <w:vAlign w:val="center"/>
          </w:tcPr>
          <w:p w:rsidR="00024FD6" w:rsidRPr="00F43973" w:rsidRDefault="00024FD6" w:rsidP="007216E0">
            <w:pPr>
              <w:numPr>
                <w:ilvl w:val="2"/>
                <w:numId w:val="3"/>
              </w:numPr>
              <w:rPr>
                <w:rPrChange w:id="479" w:author="Lessner, Jan" w:date="2024-12-05T11:12:00Z">
                  <w:rPr/>
                </w:rPrChange>
              </w:rPr>
            </w:pPr>
            <w:bookmarkStart w:id="480" w:name="_Ref183188676"/>
          </w:p>
        </w:tc>
        <w:bookmarkEnd w:id="480"/>
        <w:tc>
          <w:tcPr>
            <w:tcW w:w="1417" w:type="dxa"/>
            <w:tcBorders>
              <w:bottom w:val="nil"/>
            </w:tcBorders>
            <w:vAlign w:val="center"/>
          </w:tcPr>
          <w:p w:rsidR="00024FD6" w:rsidRPr="00F43973" w:rsidRDefault="00024FD6" w:rsidP="008875DF">
            <w:pPr>
              <w:rPr>
                <w:lang w:val="de-DE"/>
                <w:rPrChange w:id="481" w:author="Lessner, Jan" w:date="2024-12-05T11:12:00Z">
                  <w:rPr>
                    <w:lang w:val="de-DE"/>
                  </w:rPr>
                </w:rPrChange>
              </w:rPr>
            </w:pPr>
            <w:r w:rsidRPr="00F43973">
              <w:rPr>
                <w:lang w:val="de-DE"/>
                <w:rPrChange w:id="482" w:author="Lessner, Jan" w:date="2024-12-05T11:12:00Z">
                  <w:rPr>
                    <w:lang w:val="de-DE"/>
                  </w:rPr>
                </w:rPrChange>
              </w:rPr>
              <w:t>-</w:t>
            </w:r>
          </w:p>
        </w:tc>
        <w:tc>
          <w:tcPr>
            <w:tcW w:w="7438" w:type="dxa"/>
            <w:gridSpan w:val="2"/>
            <w:tcBorders>
              <w:bottom w:val="nil"/>
            </w:tcBorders>
          </w:tcPr>
          <w:p w:rsidR="00024FD6" w:rsidRPr="00F43973" w:rsidRDefault="008165F0" w:rsidP="008875DF">
            <w:pPr>
              <w:pStyle w:val="Exception"/>
              <w:numPr>
                <w:ilvl w:val="0"/>
                <w:numId w:val="2"/>
              </w:numPr>
              <w:rPr>
                <w:lang w:val="de-DE"/>
                <w:rPrChange w:id="483" w:author="Lessner, Jan" w:date="2024-12-05T11:12:00Z">
                  <w:rPr>
                    <w:lang w:val="de-DE"/>
                  </w:rPr>
                </w:rPrChange>
              </w:rPr>
            </w:pPr>
            <w:r w:rsidRPr="00F43973">
              <w:rPr>
                <w:lang w:val="de-DE"/>
                <w:rPrChange w:id="484" w:author="Lessner, Jan" w:date="2024-12-05T11:12:00Z">
                  <w:rPr>
                    <w:lang w:val="de-DE"/>
                  </w:rPr>
                </w:rPrChange>
              </w:rPr>
              <w:fldChar w:fldCharType="begin"/>
            </w:r>
            <w:r w:rsidRPr="00F43973">
              <w:rPr>
                <w:lang w:val="de-DE"/>
                <w:rPrChange w:id="485" w:author="Lessner, Jan" w:date="2024-12-05T11:12:00Z">
                  <w:rPr>
                    <w:lang w:val="de-DE"/>
                  </w:rPr>
                </w:rPrChange>
              </w:rPr>
              <w:instrText xml:space="preserve"> REF _Ref183428536 \h </w:instrText>
            </w:r>
            <w:r w:rsidRPr="00F43973">
              <w:rPr>
                <w:lang w:val="de-DE"/>
                <w:rPrChange w:id="486" w:author="Lessner, Jan" w:date="2024-12-05T11:12:00Z">
                  <w:rPr>
                    <w:lang w:val="de-DE"/>
                  </w:rPr>
                </w:rPrChange>
              </w:rPr>
            </w:r>
            <w:r w:rsidR="00F43973">
              <w:rPr>
                <w:lang w:val="de-DE"/>
              </w:rPr>
              <w:instrText xml:space="preserve"> \* MERGEFORMAT </w:instrText>
            </w:r>
            <w:r w:rsidRPr="00F43973">
              <w:rPr>
                <w:lang w:val="de-DE"/>
                <w:rPrChange w:id="487" w:author="Lessner, Jan" w:date="2024-12-05T11:12:00Z">
                  <w:rPr>
                    <w:lang w:val="de-DE"/>
                  </w:rPr>
                </w:rPrChange>
              </w:rPr>
              <w:fldChar w:fldCharType="separate"/>
            </w:r>
            <w:r w:rsidRPr="00F43973">
              <w:rPr>
                <w:lang w:val="de-DE"/>
                <w:rPrChange w:id="488" w:author="Lessner, Jan" w:date="2024-12-05T11:12:00Z">
                  <w:rPr>
                    <w:lang w:val="de-DE"/>
                  </w:rPr>
                </w:rPrChange>
              </w:rPr>
              <w:t>Fehler bei der Eintragsverarbeitung</w:t>
            </w:r>
            <w:r w:rsidRPr="00F43973">
              <w:rPr>
                <w:lang w:val="de-DE"/>
                <w:rPrChange w:id="489" w:author="Lessner, Jan" w:date="2024-12-05T11:12:00Z">
                  <w:rPr>
                    <w:lang w:val="de-DE"/>
                  </w:rPr>
                </w:rPrChange>
              </w:rPr>
              <w:fldChar w:fldCharType="end"/>
            </w:r>
          </w:p>
          <w:p w:rsidR="008165F0" w:rsidRPr="00F43973" w:rsidRDefault="008165F0" w:rsidP="008165F0">
            <w:pPr>
              <w:shd w:val="clear" w:color="auto" w:fill="FFFFFF"/>
              <w:rPr>
                <w:i/>
                <w:sz w:val="18"/>
                <w:szCs w:val="18"/>
                <w:lang w:val="de-DE"/>
                <w:rPrChange w:id="490" w:author="Lessner, Jan" w:date="2024-12-05T11:12:00Z">
                  <w:rPr>
                    <w:i/>
                    <w:sz w:val="18"/>
                    <w:szCs w:val="18"/>
                    <w:lang w:val="de-DE"/>
                  </w:rPr>
                </w:rPrChange>
              </w:rPr>
            </w:pPr>
          </w:p>
          <w:p w:rsidR="008165F0" w:rsidRPr="00F43973" w:rsidRDefault="008165F0" w:rsidP="008165F0">
            <w:pPr>
              <w:shd w:val="clear" w:color="auto" w:fill="FFFFFF"/>
              <w:rPr>
                <w:lang w:val="de-DE"/>
                <w:rPrChange w:id="491" w:author="Lessner, Jan" w:date="2024-12-05T11:12:00Z">
                  <w:rPr>
                    <w:lang w:val="de-DE"/>
                  </w:rPr>
                </w:rPrChange>
              </w:rPr>
            </w:pPr>
            <w:r w:rsidRPr="00F43973">
              <w:rPr>
                <w:i/>
                <w:sz w:val="18"/>
                <w:szCs w:val="18"/>
                <w:lang w:val="de-DE"/>
                <w:rPrChange w:id="492" w:author="Lessner, Jan" w:date="2024-12-05T11:12:00Z">
                  <w:rPr>
                    <w:i/>
                    <w:sz w:val="18"/>
                    <w:szCs w:val="18"/>
                    <w:lang w:val="de-DE"/>
                  </w:rPr>
                </w:rPrChange>
              </w:rPr>
              <w:t xml:space="preserve">Designanmerkung analog </w:t>
            </w:r>
            <w:r w:rsidR="000C7408" w:rsidRPr="00F43973">
              <w:rPr>
                <w:i/>
                <w:sz w:val="18"/>
                <w:szCs w:val="18"/>
                <w:lang w:val="de-DE"/>
                <w:rPrChange w:id="493" w:author="Lessner, Jan" w:date="2024-12-05T11:12:00Z">
                  <w:rPr>
                    <w:i/>
                    <w:sz w:val="18"/>
                    <w:szCs w:val="18"/>
                    <w:lang w:val="de-DE"/>
                  </w:rPr>
                </w:rPrChange>
              </w:rPr>
              <w:fldChar w:fldCharType="begin"/>
            </w:r>
            <w:r w:rsidR="000C7408" w:rsidRPr="00F43973">
              <w:rPr>
                <w:i/>
                <w:sz w:val="18"/>
                <w:szCs w:val="18"/>
                <w:lang w:val="de-DE"/>
                <w:rPrChange w:id="494" w:author="Lessner, Jan" w:date="2024-12-05T11:12:00Z">
                  <w:rPr>
                    <w:i/>
                    <w:sz w:val="18"/>
                    <w:szCs w:val="18"/>
                    <w:lang w:val="de-DE"/>
                  </w:rPr>
                </w:rPrChange>
              </w:rPr>
              <w:instrText xml:space="preserve"> REF _Ref183185495 \r \h </w:instrText>
            </w:r>
            <w:r w:rsidR="000C7408" w:rsidRPr="00F43973">
              <w:rPr>
                <w:i/>
                <w:sz w:val="18"/>
                <w:szCs w:val="18"/>
                <w:lang w:val="de-DE"/>
                <w:rPrChange w:id="495" w:author="Lessner, Jan" w:date="2024-12-05T11:12:00Z">
                  <w:rPr>
                    <w:i/>
                    <w:sz w:val="18"/>
                    <w:szCs w:val="18"/>
                    <w:lang w:val="de-DE"/>
                  </w:rPr>
                </w:rPrChange>
              </w:rPr>
            </w:r>
            <w:r w:rsidR="00F43973">
              <w:rPr>
                <w:i/>
                <w:sz w:val="18"/>
                <w:szCs w:val="18"/>
                <w:lang w:val="de-DE"/>
              </w:rPr>
              <w:instrText xml:space="preserve"> \* MERGEFORMAT </w:instrText>
            </w:r>
            <w:r w:rsidR="000C7408" w:rsidRPr="00F43973">
              <w:rPr>
                <w:i/>
                <w:sz w:val="18"/>
                <w:szCs w:val="18"/>
                <w:lang w:val="de-DE"/>
                <w:rPrChange w:id="496" w:author="Lessner, Jan" w:date="2024-12-05T11:12:00Z">
                  <w:rPr>
                    <w:i/>
                    <w:sz w:val="18"/>
                    <w:szCs w:val="18"/>
                    <w:lang w:val="de-DE"/>
                  </w:rPr>
                </w:rPrChange>
              </w:rPr>
              <w:fldChar w:fldCharType="separate"/>
            </w:r>
            <w:r w:rsidR="000C7408" w:rsidRPr="00F43973">
              <w:rPr>
                <w:i/>
                <w:sz w:val="18"/>
                <w:szCs w:val="18"/>
                <w:lang w:val="de-DE"/>
                <w:rPrChange w:id="497" w:author="Lessner, Jan" w:date="2024-12-05T11:12:00Z">
                  <w:rPr>
                    <w:i/>
                    <w:sz w:val="18"/>
                    <w:szCs w:val="18"/>
                    <w:lang w:val="de-DE"/>
                  </w:rPr>
                </w:rPrChange>
              </w:rPr>
              <w:t>2.6</w:t>
            </w:r>
            <w:r w:rsidR="000C7408" w:rsidRPr="00F43973">
              <w:rPr>
                <w:i/>
                <w:sz w:val="18"/>
                <w:szCs w:val="18"/>
                <w:lang w:val="de-DE"/>
                <w:rPrChange w:id="498" w:author="Lessner, Jan" w:date="2024-12-05T11:12:00Z">
                  <w:rPr>
                    <w:i/>
                    <w:sz w:val="18"/>
                    <w:szCs w:val="18"/>
                    <w:lang w:val="de-DE"/>
                  </w:rPr>
                </w:rPrChange>
              </w:rPr>
              <w:fldChar w:fldCharType="end"/>
            </w:r>
          </w:p>
        </w:tc>
      </w:tr>
      <w:tr w:rsidR="00E00298" w:rsidRPr="00F43973" w:rsidTr="008875DF">
        <w:trPr>
          <w:cantSplit/>
        </w:trPr>
        <w:tc>
          <w:tcPr>
            <w:tcW w:w="993" w:type="dxa"/>
            <w:tcBorders>
              <w:bottom w:val="nil"/>
            </w:tcBorders>
            <w:vAlign w:val="center"/>
          </w:tcPr>
          <w:p w:rsidR="00E00298" w:rsidRPr="00F43973" w:rsidRDefault="00E00298" w:rsidP="007216E0">
            <w:pPr>
              <w:numPr>
                <w:ilvl w:val="2"/>
                <w:numId w:val="3"/>
              </w:numPr>
              <w:rPr>
                <w:lang w:val="de-DE"/>
                <w:rPrChange w:id="499" w:author="Lessner, Jan" w:date="2024-12-05T11:12:00Z">
                  <w:rPr>
                    <w:lang w:val="de-DE"/>
                  </w:rPr>
                </w:rPrChange>
              </w:rPr>
            </w:pPr>
            <w:bookmarkStart w:id="500" w:name="_Ref183426082"/>
          </w:p>
        </w:tc>
        <w:bookmarkEnd w:id="500"/>
        <w:tc>
          <w:tcPr>
            <w:tcW w:w="1417" w:type="dxa"/>
            <w:tcBorders>
              <w:bottom w:val="nil"/>
            </w:tcBorders>
            <w:vAlign w:val="center"/>
          </w:tcPr>
          <w:p w:rsidR="00E00298" w:rsidRPr="00F43973" w:rsidRDefault="00E00298" w:rsidP="008875DF">
            <w:pPr>
              <w:rPr>
                <w:lang w:val="de-DE"/>
                <w:rPrChange w:id="501" w:author="Lessner, Jan" w:date="2024-12-05T11:12:00Z">
                  <w:rPr>
                    <w:lang w:val="de-DE"/>
                  </w:rPr>
                </w:rPrChange>
              </w:rPr>
            </w:pPr>
            <w:r w:rsidRPr="00F43973">
              <w:rPr>
                <w:lang w:val="de-DE"/>
                <w:rPrChange w:id="502" w:author="Lessner, Jan" w:date="2024-12-05T11:12:00Z">
                  <w:rPr>
                    <w:lang w:val="de-DE"/>
                  </w:rPr>
                </w:rPrChange>
              </w:rPr>
              <w:t>System</w:t>
            </w:r>
          </w:p>
        </w:tc>
        <w:tc>
          <w:tcPr>
            <w:tcW w:w="7438" w:type="dxa"/>
            <w:gridSpan w:val="2"/>
            <w:tcBorders>
              <w:bottom w:val="nil"/>
            </w:tcBorders>
          </w:tcPr>
          <w:p w:rsidR="00E00298" w:rsidRPr="00F43973" w:rsidRDefault="00E00298" w:rsidP="008875DF">
            <w:pPr>
              <w:shd w:val="clear" w:color="auto" w:fill="FFFFFF"/>
              <w:rPr>
                <w:lang w:val="de-DE"/>
                <w:rPrChange w:id="503" w:author="Lessner, Jan" w:date="2024-12-05T11:12:00Z">
                  <w:rPr>
                    <w:lang w:val="de-DE"/>
                  </w:rPr>
                </w:rPrChange>
              </w:rPr>
            </w:pPr>
            <w:r w:rsidRPr="00F43973">
              <w:rPr>
                <w:lang w:val="de-DE"/>
                <w:rPrChange w:id="504" w:author="Lessner, Jan" w:date="2024-12-05T11:12:00Z">
                  <w:rPr>
                    <w:lang w:val="de-DE"/>
                  </w:rPr>
                </w:rPrChange>
              </w:rPr>
              <w:t>Das System führt ein Datenbank-Commit aus, sofern</w:t>
            </w:r>
          </w:p>
          <w:p w:rsidR="00E00298" w:rsidRPr="00F43973" w:rsidRDefault="00E00298" w:rsidP="00E00298">
            <w:pPr>
              <w:pStyle w:val="Listenabsatz"/>
              <w:numPr>
                <w:ilvl w:val="0"/>
                <w:numId w:val="35"/>
              </w:numPr>
              <w:shd w:val="clear" w:color="auto" w:fill="FFFFFF"/>
              <w:rPr>
                <w:lang w:val="de-DE"/>
                <w:rPrChange w:id="505" w:author="Lessner, Jan" w:date="2024-12-05T11:12:00Z">
                  <w:rPr>
                    <w:lang w:val="de-DE"/>
                  </w:rPr>
                </w:rPrChange>
              </w:rPr>
            </w:pPr>
            <w:r w:rsidRPr="00F43973">
              <w:rPr>
                <w:lang w:val="de-DE"/>
                <w:rPrChange w:id="506" w:author="Lessner, Jan" w:date="2024-12-05T11:12:00Z">
                  <w:rPr>
                    <w:lang w:val="de-DE"/>
                  </w:rPr>
                </w:rPrChange>
              </w:rPr>
              <w:t xml:space="preserve">der </w:t>
            </w:r>
            <w:r w:rsidR="00B453E3" w:rsidRPr="00F43973">
              <w:rPr>
                <w:lang w:val="de-DE"/>
                <w:rPrChange w:id="507" w:author="Lessner, Jan" w:date="2024-12-05T11:12:00Z">
                  <w:rPr>
                    <w:lang w:val="de-DE"/>
                  </w:rPr>
                </w:rPrChange>
              </w:rPr>
              <w:t xml:space="preserve">aktuelle </w:t>
            </w:r>
            <w:r w:rsidRPr="00F43973">
              <w:rPr>
                <w:lang w:val="de-DE"/>
                <w:rPrChange w:id="508" w:author="Lessner, Jan" w:date="2024-12-05T11:12:00Z">
                  <w:rPr>
                    <w:lang w:val="de-DE"/>
                  </w:rPr>
                </w:rPrChange>
              </w:rPr>
              <w:t>Task Datenbank-</w:t>
            </w:r>
            <w:proofErr w:type="spellStart"/>
            <w:r w:rsidRPr="00F43973">
              <w:rPr>
                <w:lang w:val="de-DE"/>
                <w:rPrChange w:id="509" w:author="Lessner, Jan" w:date="2024-12-05T11:12:00Z">
                  <w:rPr>
                    <w:lang w:val="de-DE"/>
                  </w:rPr>
                </w:rPrChange>
              </w:rPr>
              <w:t>Commits</w:t>
            </w:r>
            <w:proofErr w:type="spellEnd"/>
            <w:r w:rsidRPr="00F43973">
              <w:rPr>
                <w:lang w:val="de-DE"/>
                <w:rPrChange w:id="510" w:author="Lessner, Jan" w:date="2024-12-05T11:12:00Z">
                  <w:rPr>
                    <w:lang w:val="de-DE"/>
                  </w:rPr>
                </w:rPrChange>
              </w:rPr>
              <w:t xml:space="preserve"> erfordert und</w:t>
            </w:r>
          </w:p>
          <w:p w:rsidR="00E00298" w:rsidRPr="00F43973" w:rsidRDefault="00E00298" w:rsidP="00E00298">
            <w:pPr>
              <w:pStyle w:val="Listenabsatz"/>
              <w:numPr>
                <w:ilvl w:val="0"/>
                <w:numId w:val="35"/>
              </w:numPr>
              <w:shd w:val="clear" w:color="auto" w:fill="FFFFFF"/>
              <w:rPr>
                <w:lang w:val="de-DE"/>
                <w:rPrChange w:id="511" w:author="Lessner, Jan" w:date="2024-12-05T11:12:00Z">
                  <w:rPr>
                    <w:lang w:val="de-DE"/>
                  </w:rPr>
                </w:rPrChange>
              </w:rPr>
            </w:pPr>
            <w:r w:rsidRPr="00F43973">
              <w:rPr>
                <w:lang w:val="de-DE"/>
                <w:rPrChange w:id="512" w:author="Lessner, Jan" w:date="2024-12-05T11:12:00Z">
                  <w:rPr>
                    <w:lang w:val="de-DE"/>
                  </w:rPr>
                </w:rPrChange>
              </w:rPr>
              <w:t>die Anzahl verarbeiteter Einträge seit Beginn der Taskausführung bzw. dem letzten Datenbank-Commit eine Obergrenze erreicht hat.</w:t>
            </w:r>
          </w:p>
          <w:p w:rsidR="00E00298" w:rsidRPr="00F43973" w:rsidRDefault="00E00298" w:rsidP="00E00298">
            <w:pPr>
              <w:shd w:val="clear" w:color="auto" w:fill="FFFFFF"/>
              <w:rPr>
                <w:lang w:val="de-DE"/>
                <w:rPrChange w:id="513" w:author="Lessner, Jan" w:date="2024-12-05T11:12:00Z">
                  <w:rPr>
                    <w:lang w:val="de-DE"/>
                  </w:rPr>
                </w:rPrChange>
              </w:rPr>
            </w:pPr>
          </w:p>
          <w:p w:rsidR="00E00298" w:rsidRPr="00F43973" w:rsidRDefault="00E00298" w:rsidP="00E00298">
            <w:pPr>
              <w:shd w:val="clear" w:color="auto" w:fill="FFFFFF"/>
              <w:rPr>
                <w:i/>
                <w:sz w:val="18"/>
                <w:szCs w:val="18"/>
                <w:lang w:val="de-DE"/>
                <w:rPrChange w:id="514" w:author="Lessner, Jan" w:date="2024-12-05T11:12:00Z">
                  <w:rPr>
                    <w:i/>
                    <w:sz w:val="18"/>
                    <w:szCs w:val="18"/>
                    <w:lang w:val="de-DE"/>
                  </w:rPr>
                </w:rPrChange>
              </w:rPr>
            </w:pPr>
            <w:r w:rsidRPr="00F43973">
              <w:rPr>
                <w:i/>
                <w:sz w:val="18"/>
                <w:szCs w:val="18"/>
                <w:lang w:val="de-DE"/>
                <w:rPrChange w:id="515" w:author="Lessner, Jan" w:date="2024-12-05T11:12:00Z">
                  <w:rPr>
                    <w:i/>
                    <w:sz w:val="18"/>
                    <w:szCs w:val="18"/>
                    <w:lang w:val="de-DE"/>
                  </w:rPr>
                </w:rPrChange>
              </w:rPr>
              <w:t>Designanmerkung:</w:t>
            </w:r>
          </w:p>
          <w:p w:rsidR="00E00298" w:rsidRPr="00F43973" w:rsidRDefault="00E00298" w:rsidP="00B453E3">
            <w:pPr>
              <w:shd w:val="clear" w:color="auto" w:fill="FFFFFF"/>
              <w:rPr>
                <w:lang w:val="de-DE"/>
                <w:rPrChange w:id="516" w:author="Lessner, Jan" w:date="2024-12-05T11:12:00Z">
                  <w:rPr>
                    <w:lang w:val="de-DE"/>
                  </w:rPr>
                </w:rPrChange>
              </w:rPr>
            </w:pPr>
            <w:r w:rsidRPr="00F43973">
              <w:rPr>
                <w:i/>
                <w:sz w:val="18"/>
                <w:szCs w:val="18"/>
                <w:lang w:val="de-DE"/>
                <w:rPrChange w:id="517" w:author="Lessner, Jan" w:date="2024-12-05T11:12:00Z">
                  <w:rPr>
                    <w:i/>
                    <w:sz w:val="18"/>
                    <w:szCs w:val="18"/>
                    <w:lang w:val="de-DE"/>
                  </w:rPr>
                </w:rPrChange>
              </w:rPr>
              <w:t xml:space="preserve">Beide Bedingungen </w:t>
            </w:r>
            <w:r w:rsidR="00B453E3" w:rsidRPr="00F43973">
              <w:rPr>
                <w:i/>
                <w:sz w:val="18"/>
                <w:szCs w:val="18"/>
                <w:lang w:val="de-DE"/>
                <w:rPrChange w:id="518" w:author="Lessner, Jan" w:date="2024-12-05T11:12:00Z">
                  <w:rPr>
                    <w:i/>
                    <w:sz w:val="18"/>
                    <w:szCs w:val="18"/>
                    <w:lang w:val="de-DE"/>
                  </w:rPr>
                </w:rPrChange>
              </w:rPr>
              <w:t xml:space="preserve">gesteuert über den Aufruf der Task-Methode </w:t>
            </w:r>
            <w:proofErr w:type="spellStart"/>
            <w:proofErr w:type="gramStart"/>
            <w:r w:rsidR="00B453E3" w:rsidRPr="00F43973">
              <w:rPr>
                <w:i/>
                <w:sz w:val="18"/>
                <w:szCs w:val="18"/>
                <w:lang w:val="de-DE"/>
                <w:rPrChange w:id="519" w:author="Lessner, Jan" w:date="2024-12-05T11:12:00Z">
                  <w:rPr>
                    <w:i/>
                    <w:sz w:val="18"/>
                    <w:szCs w:val="18"/>
                    <w:lang w:val="de-DE"/>
                  </w:rPr>
                </w:rPrChange>
              </w:rPr>
              <w:t>batchSize</w:t>
            </w:r>
            <w:proofErr w:type="spellEnd"/>
            <w:r w:rsidR="00B453E3" w:rsidRPr="00F43973">
              <w:rPr>
                <w:i/>
                <w:sz w:val="18"/>
                <w:szCs w:val="18"/>
                <w:lang w:val="de-DE"/>
                <w:rPrChange w:id="520" w:author="Lessner, Jan" w:date="2024-12-05T11:12:00Z">
                  <w:rPr>
                    <w:i/>
                    <w:sz w:val="18"/>
                    <w:szCs w:val="18"/>
                    <w:lang w:val="de-DE"/>
                  </w:rPr>
                </w:rPrChange>
              </w:rPr>
              <w:t>(</w:t>
            </w:r>
            <w:proofErr w:type="gramEnd"/>
            <w:r w:rsidR="00B453E3" w:rsidRPr="00F43973">
              <w:rPr>
                <w:i/>
                <w:sz w:val="18"/>
                <w:szCs w:val="18"/>
                <w:lang w:val="de-DE"/>
                <w:rPrChange w:id="521" w:author="Lessner, Jan" w:date="2024-12-05T11:12:00Z">
                  <w:rPr>
                    <w:i/>
                    <w:sz w:val="18"/>
                    <w:szCs w:val="18"/>
                    <w:lang w:val="de-DE"/>
                  </w:rPr>
                </w:rPrChange>
              </w:rPr>
              <w:t xml:space="preserve">), welche die Obergrenze liefert. Werte unter 1 bedeuten: keine </w:t>
            </w:r>
            <w:proofErr w:type="spellStart"/>
            <w:r w:rsidR="00B453E3" w:rsidRPr="00F43973">
              <w:rPr>
                <w:i/>
                <w:sz w:val="18"/>
                <w:szCs w:val="18"/>
                <w:lang w:val="de-DE"/>
                <w:rPrChange w:id="522" w:author="Lessner, Jan" w:date="2024-12-05T11:12:00Z">
                  <w:rPr>
                    <w:i/>
                    <w:sz w:val="18"/>
                    <w:szCs w:val="18"/>
                    <w:lang w:val="de-DE"/>
                  </w:rPr>
                </w:rPrChange>
              </w:rPr>
              <w:t>Commits</w:t>
            </w:r>
            <w:proofErr w:type="spellEnd"/>
            <w:r w:rsidR="00B453E3" w:rsidRPr="00F43973">
              <w:rPr>
                <w:i/>
                <w:sz w:val="18"/>
                <w:szCs w:val="18"/>
                <w:lang w:val="de-DE"/>
                <w:rPrChange w:id="523" w:author="Lessner, Jan" w:date="2024-12-05T11:12:00Z">
                  <w:rPr>
                    <w:i/>
                    <w:sz w:val="18"/>
                    <w:szCs w:val="18"/>
                    <w:lang w:val="de-DE"/>
                  </w:rPr>
                </w:rPrChange>
              </w:rPr>
              <w:t xml:space="preserve"> erforderlich.</w:t>
            </w:r>
          </w:p>
        </w:tc>
      </w:tr>
      <w:tr w:rsidR="00B453E3" w:rsidRPr="00F43973" w:rsidTr="008875DF">
        <w:trPr>
          <w:cantSplit/>
        </w:trPr>
        <w:tc>
          <w:tcPr>
            <w:tcW w:w="993" w:type="dxa"/>
            <w:tcBorders>
              <w:bottom w:val="nil"/>
            </w:tcBorders>
            <w:vAlign w:val="center"/>
          </w:tcPr>
          <w:p w:rsidR="00B453E3" w:rsidRPr="00F43973" w:rsidRDefault="00B453E3" w:rsidP="007216E0">
            <w:pPr>
              <w:numPr>
                <w:ilvl w:val="2"/>
                <w:numId w:val="3"/>
              </w:numPr>
              <w:rPr>
                <w:lang w:val="de-DE"/>
                <w:rPrChange w:id="524" w:author="Lessner, Jan" w:date="2024-12-05T11:12:00Z">
                  <w:rPr>
                    <w:lang w:val="de-DE"/>
                  </w:rPr>
                </w:rPrChange>
              </w:rPr>
            </w:pPr>
            <w:bookmarkStart w:id="525" w:name="_Ref183189571"/>
          </w:p>
        </w:tc>
        <w:bookmarkEnd w:id="525"/>
        <w:tc>
          <w:tcPr>
            <w:tcW w:w="1417" w:type="dxa"/>
            <w:tcBorders>
              <w:bottom w:val="nil"/>
            </w:tcBorders>
            <w:vAlign w:val="center"/>
          </w:tcPr>
          <w:p w:rsidR="00B453E3" w:rsidRPr="00F43973" w:rsidRDefault="00B453E3" w:rsidP="008875DF">
            <w:pPr>
              <w:rPr>
                <w:lang w:val="de-DE"/>
                <w:rPrChange w:id="526" w:author="Lessner, Jan" w:date="2024-12-05T11:12:00Z">
                  <w:rPr>
                    <w:lang w:val="de-DE"/>
                  </w:rPr>
                </w:rPrChange>
              </w:rPr>
            </w:pPr>
            <w:r w:rsidRPr="00F43973">
              <w:rPr>
                <w:lang w:val="de-DE"/>
                <w:rPrChange w:id="527" w:author="Lessner, Jan" w:date="2024-12-05T11:12:00Z">
                  <w:rPr>
                    <w:lang w:val="de-DE"/>
                  </w:rPr>
                </w:rPrChange>
              </w:rPr>
              <w:t>-</w:t>
            </w:r>
          </w:p>
        </w:tc>
        <w:tc>
          <w:tcPr>
            <w:tcW w:w="7438" w:type="dxa"/>
            <w:gridSpan w:val="2"/>
            <w:tcBorders>
              <w:bottom w:val="nil"/>
            </w:tcBorders>
          </w:tcPr>
          <w:p w:rsidR="00B453E3" w:rsidRPr="00F43973" w:rsidRDefault="008165F0" w:rsidP="008875DF">
            <w:pPr>
              <w:pStyle w:val="Exception"/>
              <w:numPr>
                <w:ilvl w:val="0"/>
                <w:numId w:val="2"/>
              </w:numPr>
              <w:rPr>
                <w:lang w:val="de-DE"/>
                <w:rPrChange w:id="528" w:author="Lessner, Jan" w:date="2024-12-05T11:12:00Z">
                  <w:rPr>
                    <w:lang w:val="de-DE"/>
                  </w:rPr>
                </w:rPrChange>
              </w:rPr>
            </w:pPr>
            <w:r w:rsidRPr="00F43973">
              <w:rPr>
                <w:lang w:val="de-DE"/>
                <w:rPrChange w:id="529" w:author="Lessner, Jan" w:date="2024-12-05T11:12:00Z">
                  <w:rPr>
                    <w:lang w:val="de-DE"/>
                  </w:rPr>
                </w:rPrChange>
              </w:rPr>
              <w:fldChar w:fldCharType="begin"/>
            </w:r>
            <w:r w:rsidRPr="00F43973">
              <w:rPr>
                <w:lang w:val="de-DE"/>
                <w:rPrChange w:id="530" w:author="Lessner, Jan" w:date="2024-12-05T11:12:00Z">
                  <w:rPr>
                    <w:lang w:val="de-DE"/>
                  </w:rPr>
                </w:rPrChange>
              </w:rPr>
              <w:instrText xml:space="preserve"> REF _Ref183428542 \h </w:instrText>
            </w:r>
            <w:r w:rsidRPr="00F43973">
              <w:rPr>
                <w:lang w:val="de-DE"/>
                <w:rPrChange w:id="531" w:author="Lessner, Jan" w:date="2024-12-05T11:12:00Z">
                  <w:rPr>
                    <w:lang w:val="de-DE"/>
                  </w:rPr>
                </w:rPrChange>
              </w:rPr>
            </w:r>
            <w:r w:rsidR="00F43973">
              <w:rPr>
                <w:lang w:val="de-DE"/>
              </w:rPr>
              <w:instrText xml:space="preserve"> \* MERGEFORMAT </w:instrText>
            </w:r>
            <w:r w:rsidRPr="00F43973">
              <w:rPr>
                <w:lang w:val="de-DE"/>
                <w:rPrChange w:id="532" w:author="Lessner, Jan" w:date="2024-12-05T11:12:00Z">
                  <w:rPr>
                    <w:lang w:val="de-DE"/>
                  </w:rPr>
                </w:rPrChange>
              </w:rPr>
              <w:fldChar w:fldCharType="separate"/>
            </w:r>
            <w:r w:rsidRPr="00F43973">
              <w:rPr>
                <w:lang w:val="de-DE"/>
                <w:rPrChange w:id="533" w:author="Lessner, Jan" w:date="2024-12-05T11:12:00Z">
                  <w:rPr>
                    <w:lang w:val="de-DE"/>
                  </w:rPr>
                </w:rPrChange>
              </w:rPr>
              <w:t>Fehler beim Commit der Eintragsverarbeitung</w:t>
            </w:r>
            <w:r w:rsidRPr="00F43973">
              <w:rPr>
                <w:lang w:val="de-DE"/>
                <w:rPrChange w:id="534" w:author="Lessner, Jan" w:date="2024-12-05T11:12:00Z">
                  <w:rPr>
                    <w:lang w:val="de-DE"/>
                  </w:rPr>
                </w:rPrChange>
              </w:rPr>
              <w:fldChar w:fldCharType="end"/>
            </w:r>
          </w:p>
        </w:tc>
      </w:tr>
      <w:tr w:rsidR="008F2C0D" w:rsidRPr="00F43973" w:rsidTr="00B216C6">
        <w:trPr>
          <w:cantSplit/>
        </w:trPr>
        <w:tc>
          <w:tcPr>
            <w:tcW w:w="993" w:type="dxa"/>
            <w:tcBorders>
              <w:bottom w:val="nil"/>
            </w:tcBorders>
            <w:vAlign w:val="center"/>
          </w:tcPr>
          <w:p w:rsidR="008F2C0D" w:rsidRPr="00F43973" w:rsidRDefault="008F2C0D" w:rsidP="007216E0">
            <w:pPr>
              <w:numPr>
                <w:ilvl w:val="2"/>
                <w:numId w:val="3"/>
              </w:numPr>
              <w:rPr>
                <w:lang w:val="de-DE"/>
                <w:rPrChange w:id="535" w:author="Lessner, Jan" w:date="2024-12-05T11:12:00Z">
                  <w:rPr>
                    <w:lang w:val="de-DE"/>
                  </w:rPr>
                </w:rPrChange>
              </w:rPr>
            </w:pPr>
            <w:bookmarkStart w:id="536" w:name="_Ref183426669"/>
          </w:p>
        </w:tc>
        <w:bookmarkEnd w:id="536"/>
        <w:tc>
          <w:tcPr>
            <w:tcW w:w="1417" w:type="dxa"/>
            <w:tcBorders>
              <w:bottom w:val="nil"/>
            </w:tcBorders>
            <w:vAlign w:val="center"/>
          </w:tcPr>
          <w:p w:rsidR="008F2C0D" w:rsidRPr="00F43973" w:rsidRDefault="008F2C0D" w:rsidP="00B216C6">
            <w:pPr>
              <w:rPr>
                <w:lang w:val="de-DE"/>
                <w:rPrChange w:id="537" w:author="Lessner, Jan" w:date="2024-12-05T11:12:00Z">
                  <w:rPr>
                    <w:lang w:val="de-DE"/>
                  </w:rPr>
                </w:rPrChange>
              </w:rPr>
            </w:pPr>
            <w:r w:rsidRPr="00F43973">
              <w:rPr>
                <w:lang w:val="de-DE"/>
                <w:rPrChange w:id="538" w:author="Lessner, Jan" w:date="2024-12-05T11:12:00Z">
                  <w:rPr>
                    <w:lang w:val="de-DE"/>
                  </w:rPr>
                </w:rPrChange>
              </w:rPr>
              <w:t>System</w:t>
            </w:r>
          </w:p>
        </w:tc>
        <w:tc>
          <w:tcPr>
            <w:tcW w:w="7438" w:type="dxa"/>
            <w:gridSpan w:val="2"/>
            <w:tcBorders>
              <w:bottom w:val="nil"/>
            </w:tcBorders>
          </w:tcPr>
          <w:p w:rsidR="008F2C0D" w:rsidRPr="00F43973" w:rsidRDefault="001F2E10" w:rsidP="008F2C0D">
            <w:pPr>
              <w:shd w:val="clear" w:color="auto" w:fill="FFFFFF"/>
              <w:rPr>
                <w:lang w:val="de-DE"/>
                <w:rPrChange w:id="539" w:author="Lessner, Jan" w:date="2024-12-05T11:12:00Z">
                  <w:rPr>
                    <w:lang w:val="de-DE"/>
                  </w:rPr>
                </w:rPrChange>
              </w:rPr>
            </w:pPr>
            <w:r w:rsidRPr="00F43973">
              <w:rPr>
                <w:lang w:val="de-DE"/>
                <w:rPrChange w:id="540" w:author="Lessner, Jan" w:date="2024-12-05T11:12:00Z">
                  <w:rPr>
                    <w:lang w:val="de-DE"/>
                  </w:rPr>
                </w:rPrChange>
              </w:rPr>
              <w:t xml:space="preserve">Das System aktualisiert </w:t>
            </w:r>
            <w:r w:rsidR="007216E0" w:rsidRPr="00F43973">
              <w:rPr>
                <w:lang w:val="de-DE"/>
                <w:rPrChange w:id="541" w:author="Lessner, Jan" w:date="2024-12-05T11:12:00Z">
                  <w:rPr>
                    <w:lang w:val="de-DE"/>
                  </w:rPr>
                </w:rPrChange>
              </w:rPr>
              <w:t xml:space="preserve">und speichert </w:t>
            </w:r>
            <w:r w:rsidRPr="00F43973">
              <w:rPr>
                <w:lang w:val="de-DE"/>
                <w:rPrChange w:id="542" w:author="Lessner, Jan" w:date="2024-12-05T11:12:00Z">
                  <w:rPr>
                    <w:lang w:val="de-DE"/>
                  </w:rPr>
                </w:rPrChange>
              </w:rPr>
              <w:t>den Protokolleintrag für die laufende Taskausführung, abhängig von der Fortschrittsmeldung aus der Verarbeitung des letzten Schritts:</w:t>
            </w:r>
          </w:p>
          <w:p w:rsidR="001F2E10" w:rsidRPr="00F43973" w:rsidRDefault="001F2E10" w:rsidP="008F2C0D">
            <w:pPr>
              <w:shd w:val="clear" w:color="auto" w:fill="FFFFFF"/>
              <w:rPr>
                <w:lang w:val="de-DE"/>
                <w:rPrChange w:id="543" w:author="Lessner, Jan" w:date="2024-12-05T11:12:00Z">
                  <w:rPr>
                    <w:lang w:val="de-DE"/>
                  </w:rPr>
                </w:rPrChange>
              </w:rPr>
            </w:pPr>
          </w:p>
          <w:p w:rsidR="001F2E10" w:rsidRPr="00F43973" w:rsidRDefault="001F2E10" w:rsidP="001F2E10">
            <w:pPr>
              <w:pStyle w:val="Listenabsatz"/>
              <w:numPr>
                <w:ilvl w:val="0"/>
                <w:numId w:val="37"/>
              </w:numPr>
              <w:shd w:val="clear" w:color="auto" w:fill="FFFFFF"/>
              <w:rPr>
                <w:lang w:val="de-DE"/>
                <w:rPrChange w:id="544" w:author="Lessner, Jan" w:date="2024-12-05T11:12:00Z">
                  <w:rPr>
                    <w:lang w:val="de-DE"/>
                  </w:rPr>
                </w:rPrChange>
              </w:rPr>
            </w:pPr>
            <w:r w:rsidRPr="00F43973">
              <w:rPr>
                <w:lang w:val="de-DE"/>
                <w:rPrChange w:id="545" w:author="Lessner, Jan" w:date="2024-12-05T11:12:00Z">
                  <w:rPr>
                    <w:lang w:val="de-DE"/>
                  </w:rPr>
                </w:rPrChange>
              </w:rPr>
              <w:t>Anzahl verarbeiteter Objekte = erhöht um gemeldete Anzahl</w:t>
            </w:r>
          </w:p>
          <w:p w:rsidR="001F2E10" w:rsidRPr="00F43973" w:rsidRDefault="001F2E10" w:rsidP="001F2E10">
            <w:pPr>
              <w:pStyle w:val="Listenabsatz"/>
              <w:numPr>
                <w:ilvl w:val="0"/>
                <w:numId w:val="37"/>
              </w:numPr>
              <w:shd w:val="clear" w:color="auto" w:fill="FFFFFF"/>
              <w:rPr>
                <w:lang w:val="de-DE"/>
                <w:rPrChange w:id="546" w:author="Lessner, Jan" w:date="2024-12-05T11:12:00Z">
                  <w:rPr>
                    <w:lang w:val="de-DE"/>
                  </w:rPr>
                </w:rPrChange>
              </w:rPr>
            </w:pPr>
            <w:r w:rsidRPr="00F43973">
              <w:rPr>
                <w:lang w:val="de-DE"/>
                <w:rPrChange w:id="547" w:author="Lessner, Jan" w:date="2024-12-05T11:12:00Z">
                  <w:rPr>
                    <w:lang w:val="de-DE"/>
                  </w:rPr>
                </w:rPrChange>
              </w:rPr>
              <w:t xml:space="preserve">Info = </w:t>
            </w:r>
            <w:r w:rsidR="00754BAC" w:rsidRPr="00F43973">
              <w:rPr>
                <w:lang w:val="de-DE"/>
                <w:rPrChange w:id="548" w:author="Lessner, Jan" w:date="2024-12-05T11:12:00Z">
                  <w:rPr>
                    <w:lang w:val="de-DE"/>
                  </w:rPr>
                </w:rPrChange>
              </w:rPr>
              <w:t>Info</w:t>
            </w:r>
            <w:r w:rsidRPr="00F43973">
              <w:rPr>
                <w:lang w:val="de-DE"/>
                <w:rPrChange w:id="549" w:author="Lessner, Jan" w:date="2024-12-05T11:12:00Z">
                  <w:rPr>
                    <w:lang w:val="de-DE"/>
                  </w:rPr>
                </w:rPrChange>
              </w:rPr>
              <w:t xml:space="preserve"> aus Fortschrittsmeldung</w:t>
            </w:r>
          </w:p>
          <w:p w:rsidR="001F2E10" w:rsidRPr="00F43973" w:rsidRDefault="001F2E10" w:rsidP="00754BAC">
            <w:pPr>
              <w:pStyle w:val="Listenabsatz"/>
              <w:numPr>
                <w:ilvl w:val="0"/>
                <w:numId w:val="37"/>
              </w:numPr>
              <w:shd w:val="clear" w:color="auto" w:fill="FFFFFF"/>
              <w:rPr>
                <w:lang w:val="de-DE"/>
                <w:rPrChange w:id="550" w:author="Lessner, Jan" w:date="2024-12-05T11:12:00Z">
                  <w:rPr>
                    <w:lang w:val="de-DE"/>
                  </w:rPr>
                </w:rPrChange>
              </w:rPr>
            </w:pPr>
            <w:r w:rsidRPr="00F43973">
              <w:rPr>
                <w:lang w:val="de-DE"/>
                <w:rPrChange w:id="551" w:author="Lessner, Jan" w:date="2024-12-05T11:12:00Z">
                  <w:rPr>
                    <w:lang w:val="de-DE"/>
                  </w:rPr>
                </w:rPrChange>
              </w:rPr>
              <w:t>Ende = &lt;jetzt&gt;, sofern der Fortschritt als vollständig gekennzeichnet ist, sonst &lt;leer&gt;</w:t>
            </w:r>
          </w:p>
          <w:p w:rsidR="001F2E10" w:rsidRPr="00F43973" w:rsidRDefault="004E5224" w:rsidP="00B216C6">
            <w:pPr>
              <w:pStyle w:val="Listenabsatz"/>
              <w:numPr>
                <w:ilvl w:val="0"/>
                <w:numId w:val="37"/>
              </w:numPr>
              <w:shd w:val="clear" w:color="auto" w:fill="FFFFFF"/>
              <w:rPr>
                <w:lang w:val="de-DE"/>
                <w:rPrChange w:id="552" w:author="Lessner, Jan" w:date="2024-12-05T11:12:00Z">
                  <w:rPr>
                    <w:lang w:val="de-DE"/>
                  </w:rPr>
                </w:rPrChange>
              </w:rPr>
            </w:pPr>
            <w:r w:rsidRPr="00F43973">
              <w:rPr>
                <w:lang w:val="de-DE"/>
                <w:rPrChange w:id="553" w:author="Lessner, Jan" w:date="2024-12-05T11:12:00Z">
                  <w:rPr>
                    <w:lang w:val="de-DE"/>
                  </w:rPr>
                </w:rPrChange>
              </w:rPr>
              <w:t xml:space="preserve">Ende Aufbewahrungsfrist = &lt;jetzt&gt; + &lt;Frist&gt;, sofern der Task </w:t>
            </w:r>
            <w:r w:rsidR="001F2E10" w:rsidRPr="00F43973">
              <w:rPr>
                <w:lang w:val="de-DE"/>
                <w:rPrChange w:id="554" w:author="Lessner, Jan" w:date="2024-12-05T11:12:00Z">
                  <w:rPr>
                    <w:lang w:val="de-DE"/>
                  </w:rPr>
                </w:rPrChange>
              </w:rPr>
              <w:t xml:space="preserve">eine abweichende </w:t>
            </w:r>
            <w:r w:rsidRPr="00F43973">
              <w:rPr>
                <w:lang w:val="de-DE"/>
                <w:rPrChange w:id="555" w:author="Lessner, Jan" w:date="2024-12-05T11:12:00Z">
                  <w:rPr>
                    <w:lang w:val="de-DE"/>
                  </w:rPr>
                </w:rPrChange>
              </w:rPr>
              <w:t>F</w:t>
            </w:r>
            <w:r w:rsidR="001F2E10" w:rsidRPr="00F43973">
              <w:rPr>
                <w:lang w:val="de-DE"/>
                <w:rPrChange w:id="556" w:author="Lessner, Jan" w:date="2024-12-05T11:12:00Z">
                  <w:rPr>
                    <w:lang w:val="de-DE"/>
                  </w:rPr>
                </w:rPrChange>
              </w:rPr>
              <w:t xml:space="preserve">rist vorsieht, </w:t>
            </w:r>
            <w:r w:rsidRPr="00F43973">
              <w:rPr>
                <w:lang w:val="de-DE"/>
                <w:rPrChange w:id="557" w:author="Lessner, Jan" w:date="2024-12-05T11:12:00Z">
                  <w:rPr>
                    <w:lang w:val="de-DE"/>
                  </w:rPr>
                </w:rPrChange>
              </w:rPr>
              <w:t>sonst unverändert</w:t>
            </w:r>
            <w:r w:rsidR="00582CE2" w:rsidRPr="00F43973">
              <w:rPr>
                <w:lang w:val="de-DE"/>
                <w:rPrChange w:id="558" w:author="Lessner, Jan" w:date="2024-12-05T11:12:00Z">
                  <w:rPr>
                    <w:lang w:val="de-DE"/>
                  </w:rPr>
                </w:rPrChange>
              </w:rPr>
              <w:t xml:space="preserve"> (also i.R. Default aus Schritt </w:t>
            </w:r>
            <w:r w:rsidR="00582CE2" w:rsidRPr="00F43973">
              <w:rPr>
                <w:lang w:val="de-DE"/>
                <w:rPrChange w:id="559" w:author="Lessner, Jan" w:date="2024-12-05T11:12:00Z">
                  <w:rPr>
                    <w:lang w:val="de-DE"/>
                  </w:rPr>
                </w:rPrChange>
              </w:rPr>
              <w:fldChar w:fldCharType="begin"/>
            </w:r>
            <w:r w:rsidR="00582CE2" w:rsidRPr="00F43973">
              <w:rPr>
                <w:lang w:val="de-DE"/>
                <w:rPrChange w:id="560" w:author="Lessner, Jan" w:date="2024-12-05T11:12:00Z">
                  <w:rPr>
                    <w:lang w:val="de-DE"/>
                  </w:rPr>
                </w:rPrChange>
              </w:rPr>
              <w:instrText xml:space="preserve"> REF _Ref183423652 \r \h  \* MERGEFORMAT </w:instrText>
            </w:r>
            <w:r w:rsidR="00582CE2" w:rsidRPr="00F43973">
              <w:rPr>
                <w:lang w:val="de-DE"/>
                <w:rPrChange w:id="561" w:author="Lessner, Jan" w:date="2024-12-05T11:12:00Z">
                  <w:rPr>
                    <w:lang w:val="de-DE"/>
                  </w:rPr>
                </w:rPrChange>
              </w:rPr>
            </w:r>
            <w:r w:rsidR="00582CE2" w:rsidRPr="00F43973">
              <w:rPr>
                <w:lang w:val="de-DE"/>
                <w:rPrChange w:id="562" w:author="Lessner, Jan" w:date="2024-12-05T11:12:00Z">
                  <w:rPr>
                    <w:lang w:val="de-DE"/>
                  </w:rPr>
                </w:rPrChange>
              </w:rPr>
              <w:fldChar w:fldCharType="separate"/>
            </w:r>
            <w:r w:rsidR="00582CE2" w:rsidRPr="00F43973">
              <w:rPr>
                <w:lang w:val="de-DE"/>
                <w:rPrChange w:id="563" w:author="Lessner, Jan" w:date="2024-12-05T11:12:00Z">
                  <w:rPr>
                    <w:lang w:val="de-DE"/>
                  </w:rPr>
                </w:rPrChange>
              </w:rPr>
              <w:t>2.1</w:t>
            </w:r>
            <w:r w:rsidR="00582CE2" w:rsidRPr="00F43973">
              <w:rPr>
                <w:lang w:val="de-DE"/>
                <w:rPrChange w:id="564" w:author="Lessner, Jan" w:date="2024-12-05T11:12:00Z">
                  <w:rPr>
                    <w:lang w:val="de-DE"/>
                  </w:rPr>
                </w:rPrChange>
              </w:rPr>
              <w:fldChar w:fldCharType="end"/>
            </w:r>
            <w:r w:rsidR="00582CE2" w:rsidRPr="00F43973">
              <w:rPr>
                <w:lang w:val="de-DE"/>
                <w:rPrChange w:id="565" w:author="Lessner, Jan" w:date="2024-12-05T11:12:00Z">
                  <w:rPr>
                    <w:lang w:val="de-DE"/>
                  </w:rPr>
                </w:rPrChange>
              </w:rPr>
              <w:t>).</w:t>
            </w:r>
          </w:p>
          <w:p w:rsidR="00754BAC" w:rsidRPr="00F43973" w:rsidRDefault="00754BAC" w:rsidP="00B216C6">
            <w:pPr>
              <w:shd w:val="clear" w:color="auto" w:fill="FFFFFF"/>
              <w:rPr>
                <w:lang w:val="de-DE"/>
                <w:rPrChange w:id="566" w:author="Lessner, Jan" w:date="2024-12-05T11:12:00Z">
                  <w:rPr>
                    <w:lang w:val="de-DE"/>
                  </w:rPr>
                </w:rPrChange>
              </w:rPr>
            </w:pPr>
          </w:p>
          <w:p w:rsidR="00754BAC" w:rsidRPr="00F43973" w:rsidRDefault="00754BAC" w:rsidP="00B216C6">
            <w:pPr>
              <w:shd w:val="clear" w:color="auto" w:fill="FFFFFF"/>
              <w:rPr>
                <w:i/>
                <w:sz w:val="18"/>
                <w:szCs w:val="18"/>
                <w:lang w:val="de-DE"/>
                <w:rPrChange w:id="567" w:author="Lessner, Jan" w:date="2024-12-05T11:12:00Z">
                  <w:rPr>
                    <w:i/>
                    <w:sz w:val="18"/>
                    <w:szCs w:val="18"/>
                    <w:lang w:val="de-DE"/>
                  </w:rPr>
                </w:rPrChange>
              </w:rPr>
            </w:pPr>
            <w:r w:rsidRPr="00F43973">
              <w:rPr>
                <w:i/>
                <w:sz w:val="18"/>
                <w:szCs w:val="18"/>
                <w:lang w:val="de-DE"/>
                <w:rPrChange w:id="568" w:author="Lessner, Jan" w:date="2024-12-05T11:12:00Z">
                  <w:rPr>
                    <w:i/>
                    <w:sz w:val="18"/>
                    <w:szCs w:val="18"/>
                    <w:lang w:val="de-DE"/>
                  </w:rPr>
                </w:rPrChange>
              </w:rPr>
              <w:t>Designanmerkung:</w:t>
            </w:r>
          </w:p>
          <w:p w:rsidR="00754BAC" w:rsidRPr="00F43973" w:rsidRDefault="00582CE2" w:rsidP="00B216C6">
            <w:pPr>
              <w:shd w:val="clear" w:color="auto" w:fill="FFFFFF"/>
              <w:rPr>
                <w:i/>
                <w:sz w:val="18"/>
                <w:szCs w:val="18"/>
                <w:lang w:val="de-DE"/>
                <w:rPrChange w:id="569" w:author="Lessner, Jan" w:date="2024-12-05T11:12:00Z">
                  <w:rPr>
                    <w:i/>
                    <w:sz w:val="18"/>
                    <w:szCs w:val="18"/>
                    <w:lang w:val="de-DE"/>
                  </w:rPr>
                </w:rPrChange>
              </w:rPr>
            </w:pPr>
            <w:r w:rsidRPr="00F43973">
              <w:rPr>
                <w:i/>
                <w:sz w:val="18"/>
                <w:szCs w:val="18"/>
                <w:lang w:val="de-DE"/>
                <w:rPrChange w:id="570" w:author="Lessner, Jan" w:date="2024-12-05T11:12:00Z">
                  <w:rPr>
                    <w:i/>
                    <w:sz w:val="18"/>
                    <w:szCs w:val="18"/>
                    <w:lang w:val="de-DE"/>
                  </w:rPr>
                </w:rPrChange>
              </w:rPr>
              <w:t xml:space="preserve">Abweichende Frist über </w:t>
            </w:r>
            <w:r w:rsidR="00754BAC" w:rsidRPr="00F43973">
              <w:rPr>
                <w:i/>
                <w:sz w:val="18"/>
                <w:szCs w:val="18"/>
                <w:lang w:val="de-DE"/>
                <w:rPrChange w:id="571" w:author="Lessner, Jan" w:date="2024-12-05T11:12:00Z">
                  <w:rPr>
                    <w:i/>
                    <w:sz w:val="18"/>
                    <w:szCs w:val="18"/>
                    <w:lang w:val="de-DE"/>
                  </w:rPr>
                </w:rPrChange>
              </w:rPr>
              <w:t xml:space="preserve">Aufruf der Task-Methode </w:t>
            </w:r>
            <w:del w:id="572" w:author="Lessner, Jan" w:date="2024-11-26T10:12:00Z">
              <w:r w:rsidR="00754BAC" w:rsidRPr="00F43973" w:rsidDel="003B278D">
                <w:rPr>
                  <w:i/>
                  <w:sz w:val="18"/>
                  <w:szCs w:val="18"/>
                  <w:lang w:val="de-DE"/>
                  <w:rPrChange w:id="573" w:author="Lessner, Jan" w:date="2024-12-05T11:12:00Z">
                    <w:rPr>
                      <w:i/>
                      <w:sz w:val="18"/>
                      <w:szCs w:val="18"/>
                      <w:lang w:val="de-DE"/>
                    </w:rPr>
                  </w:rPrChange>
                </w:rPr>
                <w:delText>getExpirationPeriodMS</w:delText>
              </w:r>
            </w:del>
            <w:proofErr w:type="spellStart"/>
            <w:proofErr w:type="gramStart"/>
            <w:ins w:id="574" w:author="Lessner, Jan" w:date="2024-11-26T10:12:00Z">
              <w:r w:rsidR="003B278D" w:rsidRPr="00F43973">
                <w:rPr>
                  <w:i/>
                  <w:sz w:val="18"/>
                  <w:szCs w:val="18"/>
                  <w:lang w:val="de-DE"/>
                  <w:rPrChange w:id="575" w:author="Lessner, Jan" w:date="2024-12-05T11:12:00Z">
                    <w:rPr>
                      <w:i/>
                      <w:sz w:val="18"/>
                      <w:szCs w:val="18"/>
                      <w:lang w:val="de-DE"/>
                    </w:rPr>
                  </w:rPrChange>
                </w:rPr>
                <w:t>getRetentionPeriodMS</w:t>
              </w:r>
            </w:ins>
            <w:proofErr w:type="spellEnd"/>
            <w:r w:rsidR="00754BAC" w:rsidRPr="00F43973">
              <w:rPr>
                <w:i/>
                <w:sz w:val="18"/>
                <w:szCs w:val="18"/>
                <w:lang w:val="de-DE"/>
                <w:rPrChange w:id="576" w:author="Lessner, Jan" w:date="2024-12-05T11:12:00Z">
                  <w:rPr>
                    <w:i/>
                    <w:sz w:val="18"/>
                    <w:szCs w:val="18"/>
                    <w:lang w:val="de-DE"/>
                  </w:rPr>
                </w:rPrChange>
              </w:rPr>
              <w:t>(</w:t>
            </w:r>
            <w:proofErr w:type="gramEnd"/>
            <w:r w:rsidR="00754BAC" w:rsidRPr="00F43973">
              <w:rPr>
                <w:i/>
                <w:sz w:val="18"/>
                <w:szCs w:val="18"/>
                <w:lang w:val="de-DE"/>
                <w:rPrChange w:id="577" w:author="Lessner, Jan" w:date="2024-12-05T11:12:00Z">
                  <w:rPr>
                    <w:i/>
                    <w:sz w:val="18"/>
                    <w:szCs w:val="18"/>
                    <w:lang w:val="de-DE"/>
                  </w:rPr>
                </w:rPrChange>
              </w:rPr>
              <w:t>).</w:t>
            </w:r>
          </w:p>
          <w:p w:rsidR="007216E0" w:rsidRPr="00F43973" w:rsidRDefault="007216E0" w:rsidP="00B216C6">
            <w:pPr>
              <w:shd w:val="clear" w:color="auto" w:fill="FFFFFF"/>
              <w:rPr>
                <w:lang w:val="de-DE"/>
                <w:rPrChange w:id="578" w:author="Lessner, Jan" w:date="2024-12-05T11:12:00Z">
                  <w:rPr>
                    <w:lang w:val="de-DE"/>
                  </w:rPr>
                </w:rPrChange>
              </w:rPr>
            </w:pPr>
            <w:r w:rsidRPr="00F43973">
              <w:rPr>
                <w:i/>
                <w:sz w:val="18"/>
                <w:szCs w:val="18"/>
                <w:lang w:val="de-DE"/>
                <w:rPrChange w:id="579" w:author="Lessner, Jan" w:date="2024-12-05T11:12:00Z">
                  <w:rPr>
                    <w:i/>
                    <w:sz w:val="18"/>
                    <w:szCs w:val="18"/>
                    <w:lang w:val="de-DE"/>
                  </w:rPr>
                </w:rPrChange>
              </w:rPr>
              <w:t>Speichern des Protokolleintrags in separater DB-Transaktion, um Änderung unmittelbar nach außen sichtbar zu machen.</w:t>
            </w:r>
            <w:r w:rsidR="00582CE2" w:rsidRPr="00F43973">
              <w:rPr>
                <w:i/>
                <w:sz w:val="18"/>
                <w:szCs w:val="18"/>
                <w:lang w:val="de-DE"/>
                <w:rPrChange w:id="580" w:author="Lessner, Jan" w:date="2024-12-05T11:12:00Z">
                  <w:rPr>
                    <w:i/>
                    <w:sz w:val="18"/>
                    <w:szCs w:val="18"/>
                    <w:lang w:val="de-DE"/>
                  </w:rPr>
                </w:rPrChange>
              </w:rPr>
              <w:t xml:space="preserve"> Frist in Millisekunden ist etwas übertrieben, ist aber hilfreich für Unittests.</w:t>
            </w:r>
          </w:p>
        </w:tc>
      </w:tr>
      <w:tr w:rsidR="007216E0" w:rsidRPr="00F43973" w:rsidTr="00B216C6">
        <w:trPr>
          <w:cantSplit/>
        </w:trPr>
        <w:tc>
          <w:tcPr>
            <w:tcW w:w="993" w:type="dxa"/>
            <w:tcBorders>
              <w:bottom w:val="nil"/>
            </w:tcBorders>
            <w:vAlign w:val="center"/>
          </w:tcPr>
          <w:p w:rsidR="007216E0" w:rsidRPr="00F43973" w:rsidRDefault="007216E0" w:rsidP="007216E0">
            <w:pPr>
              <w:numPr>
                <w:ilvl w:val="2"/>
                <w:numId w:val="3"/>
              </w:numPr>
              <w:rPr>
                <w:lang w:val="de-DE"/>
                <w:rPrChange w:id="581" w:author="Lessner, Jan" w:date="2024-12-05T11:12:00Z">
                  <w:rPr>
                    <w:lang w:val="de-DE"/>
                  </w:rPr>
                </w:rPrChange>
              </w:rPr>
            </w:pPr>
          </w:p>
        </w:tc>
        <w:tc>
          <w:tcPr>
            <w:tcW w:w="1417" w:type="dxa"/>
            <w:tcBorders>
              <w:bottom w:val="nil"/>
            </w:tcBorders>
            <w:vAlign w:val="center"/>
          </w:tcPr>
          <w:p w:rsidR="007216E0" w:rsidRPr="00F43973" w:rsidRDefault="007216E0" w:rsidP="00B216C6">
            <w:pPr>
              <w:rPr>
                <w:lang w:val="de-DE"/>
                <w:rPrChange w:id="582" w:author="Lessner, Jan" w:date="2024-12-05T11:12:00Z">
                  <w:rPr>
                    <w:lang w:val="de-DE"/>
                  </w:rPr>
                </w:rPrChange>
              </w:rPr>
            </w:pPr>
            <w:r w:rsidRPr="00F43973">
              <w:rPr>
                <w:lang w:val="de-DE"/>
                <w:rPrChange w:id="583" w:author="Lessner, Jan" w:date="2024-12-05T11:12:00Z">
                  <w:rPr>
                    <w:lang w:val="de-DE"/>
                  </w:rPr>
                </w:rPrChange>
              </w:rPr>
              <w:t>System</w:t>
            </w:r>
          </w:p>
        </w:tc>
        <w:tc>
          <w:tcPr>
            <w:tcW w:w="7438" w:type="dxa"/>
            <w:gridSpan w:val="2"/>
            <w:tcBorders>
              <w:bottom w:val="nil"/>
            </w:tcBorders>
          </w:tcPr>
          <w:p w:rsidR="007216E0" w:rsidRPr="00F43973" w:rsidRDefault="007216E0" w:rsidP="00B216C6">
            <w:pPr>
              <w:shd w:val="clear" w:color="auto" w:fill="FFFFFF"/>
              <w:rPr>
                <w:lang w:val="de-DE"/>
                <w:rPrChange w:id="584" w:author="Lessner, Jan" w:date="2024-12-05T11:12:00Z">
                  <w:rPr>
                    <w:lang w:val="de-DE"/>
                  </w:rPr>
                </w:rPrChange>
              </w:rPr>
            </w:pPr>
            <w:r w:rsidRPr="00F43973">
              <w:rPr>
                <w:lang w:val="de-DE"/>
                <w:rPrChange w:id="585" w:author="Lessner, Jan" w:date="2024-12-05T11:12:00Z">
                  <w:rPr>
                    <w:lang w:val="de-DE"/>
                  </w:rPr>
                </w:rPrChange>
              </w:rPr>
              <w:t xml:space="preserve">Ist der Fortschritt nicht als vollständig gekennzeichnet, weiter mit dem nächsten Eintrag in Schritt </w:t>
            </w:r>
            <w:r w:rsidRPr="00F43973">
              <w:rPr>
                <w:lang w:val="de-DE"/>
                <w:rPrChange w:id="586" w:author="Lessner, Jan" w:date="2024-12-05T11:12:00Z">
                  <w:rPr>
                    <w:lang w:val="de-DE"/>
                  </w:rPr>
                </w:rPrChange>
              </w:rPr>
              <w:fldChar w:fldCharType="begin"/>
            </w:r>
            <w:r w:rsidRPr="00F43973">
              <w:rPr>
                <w:lang w:val="de-DE"/>
                <w:rPrChange w:id="587" w:author="Lessner, Jan" w:date="2024-12-05T11:12:00Z">
                  <w:rPr>
                    <w:lang w:val="de-DE"/>
                  </w:rPr>
                </w:rPrChange>
              </w:rPr>
              <w:instrText xml:space="preserve"> REF _Ref183425802 \r \h </w:instrText>
            </w:r>
            <w:r w:rsidRPr="00F43973">
              <w:rPr>
                <w:lang w:val="de-DE"/>
                <w:rPrChange w:id="588" w:author="Lessner, Jan" w:date="2024-12-05T11:12:00Z">
                  <w:rPr>
                    <w:lang w:val="de-DE"/>
                  </w:rPr>
                </w:rPrChange>
              </w:rPr>
            </w:r>
            <w:r w:rsidR="00F43973">
              <w:rPr>
                <w:lang w:val="de-DE"/>
              </w:rPr>
              <w:instrText xml:space="preserve"> \* MERGEFORMAT </w:instrText>
            </w:r>
            <w:r w:rsidRPr="00F43973">
              <w:rPr>
                <w:lang w:val="de-DE"/>
                <w:rPrChange w:id="589" w:author="Lessner, Jan" w:date="2024-12-05T11:12:00Z">
                  <w:rPr>
                    <w:lang w:val="de-DE"/>
                  </w:rPr>
                </w:rPrChange>
              </w:rPr>
              <w:fldChar w:fldCharType="separate"/>
            </w:r>
            <w:r w:rsidRPr="00F43973">
              <w:rPr>
                <w:lang w:val="de-DE"/>
                <w:rPrChange w:id="590" w:author="Lessner, Jan" w:date="2024-12-05T11:12:00Z">
                  <w:rPr>
                    <w:lang w:val="de-DE"/>
                  </w:rPr>
                </w:rPrChange>
              </w:rPr>
              <w:t>2.8</w:t>
            </w:r>
            <w:r w:rsidRPr="00F43973">
              <w:rPr>
                <w:lang w:val="de-DE"/>
                <w:rPrChange w:id="591" w:author="Lessner, Jan" w:date="2024-12-05T11:12:00Z">
                  <w:rPr>
                    <w:lang w:val="de-DE"/>
                  </w:rPr>
                </w:rPrChange>
              </w:rPr>
              <w:fldChar w:fldCharType="end"/>
            </w:r>
          </w:p>
        </w:tc>
      </w:tr>
      <w:tr w:rsidR="003E0980" w:rsidRPr="00F43973" w:rsidTr="00B216C6">
        <w:trPr>
          <w:cantSplit/>
        </w:trPr>
        <w:tc>
          <w:tcPr>
            <w:tcW w:w="9848" w:type="dxa"/>
            <w:gridSpan w:val="4"/>
            <w:tcBorders>
              <w:bottom w:val="nil"/>
            </w:tcBorders>
            <w:vAlign w:val="center"/>
          </w:tcPr>
          <w:p w:rsidR="003E0980" w:rsidRPr="00F43973" w:rsidRDefault="003E0980" w:rsidP="00B216C6">
            <w:pPr>
              <w:shd w:val="clear" w:color="auto" w:fill="FFFFFF"/>
              <w:rPr>
                <w:lang w:val="de-DE"/>
                <w:rPrChange w:id="592" w:author="Lessner, Jan" w:date="2024-12-05T11:12:00Z">
                  <w:rPr>
                    <w:lang w:val="de-DE"/>
                  </w:rPr>
                </w:rPrChange>
              </w:rPr>
            </w:pPr>
          </w:p>
        </w:tc>
      </w:tr>
      <w:tr w:rsidR="003E0980" w:rsidRPr="00F43973" w:rsidTr="00B216C6">
        <w:trPr>
          <w:cantSplit/>
        </w:trPr>
        <w:tc>
          <w:tcPr>
            <w:tcW w:w="993" w:type="dxa"/>
            <w:tcBorders>
              <w:bottom w:val="nil"/>
            </w:tcBorders>
            <w:vAlign w:val="center"/>
          </w:tcPr>
          <w:p w:rsidR="003E0980" w:rsidRPr="00F43973" w:rsidRDefault="003E0980" w:rsidP="003E0980">
            <w:pPr>
              <w:numPr>
                <w:ilvl w:val="1"/>
                <w:numId w:val="3"/>
              </w:numPr>
              <w:rPr>
                <w:lang w:val="de-DE"/>
                <w:rPrChange w:id="593" w:author="Lessner, Jan" w:date="2024-12-05T11:12:00Z">
                  <w:rPr>
                    <w:lang w:val="de-DE"/>
                  </w:rPr>
                </w:rPrChange>
              </w:rPr>
            </w:pPr>
          </w:p>
        </w:tc>
        <w:tc>
          <w:tcPr>
            <w:tcW w:w="1417" w:type="dxa"/>
            <w:tcBorders>
              <w:bottom w:val="nil"/>
            </w:tcBorders>
            <w:vAlign w:val="center"/>
          </w:tcPr>
          <w:p w:rsidR="003E0980" w:rsidRPr="00F43973" w:rsidRDefault="003E0980" w:rsidP="00B216C6">
            <w:pPr>
              <w:rPr>
                <w:lang w:val="de-DE"/>
                <w:rPrChange w:id="594" w:author="Lessner, Jan" w:date="2024-12-05T11:12:00Z">
                  <w:rPr>
                    <w:lang w:val="de-DE"/>
                  </w:rPr>
                </w:rPrChange>
              </w:rPr>
            </w:pPr>
            <w:r w:rsidRPr="00F43973">
              <w:rPr>
                <w:lang w:val="de-DE"/>
                <w:rPrChange w:id="595" w:author="Lessner, Jan" w:date="2024-12-05T11:12:00Z">
                  <w:rPr>
                    <w:lang w:val="de-DE"/>
                  </w:rPr>
                </w:rPrChange>
              </w:rPr>
              <w:t>System</w:t>
            </w:r>
          </w:p>
        </w:tc>
        <w:tc>
          <w:tcPr>
            <w:tcW w:w="7438" w:type="dxa"/>
            <w:gridSpan w:val="2"/>
            <w:tcBorders>
              <w:bottom w:val="nil"/>
            </w:tcBorders>
          </w:tcPr>
          <w:p w:rsidR="003E0980" w:rsidRPr="00F43973" w:rsidRDefault="003E0980" w:rsidP="003E0980">
            <w:pPr>
              <w:shd w:val="clear" w:color="auto" w:fill="FFFFFF"/>
              <w:rPr>
                <w:lang w:val="de-DE"/>
                <w:rPrChange w:id="596" w:author="Lessner, Jan" w:date="2024-12-05T11:12:00Z">
                  <w:rPr>
                    <w:lang w:val="de-DE"/>
                  </w:rPr>
                </w:rPrChange>
              </w:rPr>
            </w:pPr>
            <w:r w:rsidRPr="00F43973">
              <w:rPr>
                <w:lang w:val="de-DE"/>
                <w:rPrChange w:id="597" w:author="Lessner, Jan" w:date="2024-12-05T11:12:00Z">
                  <w:rPr>
                    <w:lang w:val="de-DE"/>
                  </w:rPr>
                </w:rPrChange>
              </w:rPr>
              <w:t>Falls der aktuelle Task Datenbank-</w:t>
            </w:r>
            <w:proofErr w:type="spellStart"/>
            <w:r w:rsidRPr="00F43973">
              <w:rPr>
                <w:lang w:val="de-DE"/>
                <w:rPrChange w:id="598" w:author="Lessner, Jan" w:date="2024-12-05T11:12:00Z">
                  <w:rPr>
                    <w:lang w:val="de-DE"/>
                  </w:rPr>
                </w:rPrChange>
              </w:rPr>
              <w:t>Commits</w:t>
            </w:r>
            <w:proofErr w:type="spellEnd"/>
            <w:r w:rsidRPr="00F43973">
              <w:rPr>
                <w:lang w:val="de-DE"/>
                <w:rPrChange w:id="599" w:author="Lessner, Jan" w:date="2024-12-05T11:12:00Z">
                  <w:rPr>
                    <w:lang w:val="de-DE"/>
                  </w:rPr>
                </w:rPrChange>
              </w:rPr>
              <w:t xml:space="preserve"> erfordert (siehe Schritt </w:t>
            </w:r>
            <w:r w:rsidRPr="00F43973">
              <w:rPr>
                <w:lang w:val="de-DE"/>
                <w:rPrChange w:id="600" w:author="Lessner, Jan" w:date="2024-12-05T11:12:00Z">
                  <w:rPr>
                    <w:lang w:val="de-DE"/>
                  </w:rPr>
                </w:rPrChange>
              </w:rPr>
              <w:fldChar w:fldCharType="begin"/>
            </w:r>
            <w:r w:rsidRPr="00F43973">
              <w:rPr>
                <w:lang w:val="de-DE"/>
                <w:rPrChange w:id="601" w:author="Lessner, Jan" w:date="2024-12-05T11:12:00Z">
                  <w:rPr>
                    <w:lang w:val="de-DE"/>
                  </w:rPr>
                </w:rPrChange>
              </w:rPr>
              <w:instrText xml:space="preserve"> REF _Ref183426082 \r \h </w:instrText>
            </w:r>
            <w:r w:rsidRPr="00F43973">
              <w:rPr>
                <w:lang w:val="de-DE"/>
                <w:rPrChange w:id="602" w:author="Lessner, Jan" w:date="2024-12-05T11:12:00Z">
                  <w:rPr>
                    <w:lang w:val="de-DE"/>
                  </w:rPr>
                </w:rPrChange>
              </w:rPr>
            </w:r>
            <w:r w:rsidR="00F43973">
              <w:rPr>
                <w:lang w:val="de-DE"/>
              </w:rPr>
              <w:instrText xml:space="preserve"> \* MERGEFORMAT </w:instrText>
            </w:r>
            <w:r w:rsidRPr="00F43973">
              <w:rPr>
                <w:lang w:val="de-DE"/>
                <w:rPrChange w:id="603" w:author="Lessner, Jan" w:date="2024-12-05T11:12:00Z">
                  <w:rPr>
                    <w:lang w:val="de-DE"/>
                  </w:rPr>
                </w:rPrChange>
              </w:rPr>
              <w:fldChar w:fldCharType="separate"/>
            </w:r>
            <w:r w:rsidRPr="00F43973">
              <w:rPr>
                <w:lang w:val="de-DE"/>
                <w:rPrChange w:id="604" w:author="Lessner, Jan" w:date="2024-12-05T11:12:00Z">
                  <w:rPr>
                    <w:lang w:val="de-DE"/>
                  </w:rPr>
                </w:rPrChange>
              </w:rPr>
              <w:t>2.8.5</w:t>
            </w:r>
            <w:r w:rsidRPr="00F43973">
              <w:rPr>
                <w:lang w:val="de-DE"/>
                <w:rPrChange w:id="605" w:author="Lessner, Jan" w:date="2024-12-05T11:12:00Z">
                  <w:rPr>
                    <w:lang w:val="de-DE"/>
                  </w:rPr>
                </w:rPrChange>
              </w:rPr>
              <w:fldChar w:fldCharType="end"/>
            </w:r>
            <w:r w:rsidRPr="00F43973">
              <w:rPr>
                <w:lang w:val="de-DE"/>
                <w:rPrChange w:id="606" w:author="Lessner, Jan" w:date="2024-12-05T11:12:00Z">
                  <w:rPr>
                    <w:lang w:val="de-DE"/>
                  </w:rPr>
                </w:rPrChange>
              </w:rPr>
              <w:t>)</w:t>
            </w:r>
            <w:r w:rsidR="004E5224" w:rsidRPr="00F43973">
              <w:rPr>
                <w:lang w:val="de-DE"/>
                <w:rPrChange w:id="607" w:author="Lessner, Jan" w:date="2024-12-05T11:12:00Z">
                  <w:rPr>
                    <w:lang w:val="de-DE"/>
                  </w:rPr>
                </w:rPrChange>
              </w:rPr>
              <w:t>,</w:t>
            </w:r>
            <w:r w:rsidRPr="00F43973">
              <w:rPr>
                <w:lang w:val="de-DE"/>
                <w:rPrChange w:id="608" w:author="Lessner, Jan" w:date="2024-12-05T11:12:00Z">
                  <w:rPr>
                    <w:lang w:val="de-DE"/>
                  </w:rPr>
                </w:rPrChange>
              </w:rPr>
              <w:t xml:space="preserve"> nimmt das System ein abschließendes Commit vor.</w:t>
            </w:r>
          </w:p>
        </w:tc>
      </w:tr>
      <w:tr w:rsidR="003E0980" w:rsidRPr="00F43973" w:rsidTr="00B216C6">
        <w:trPr>
          <w:cantSplit/>
        </w:trPr>
        <w:tc>
          <w:tcPr>
            <w:tcW w:w="993" w:type="dxa"/>
            <w:tcBorders>
              <w:bottom w:val="nil"/>
            </w:tcBorders>
            <w:vAlign w:val="center"/>
          </w:tcPr>
          <w:p w:rsidR="003E0980" w:rsidRPr="00F43973" w:rsidRDefault="003E0980" w:rsidP="003E0980">
            <w:pPr>
              <w:numPr>
                <w:ilvl w:val="1"/>
                <w:numId w:val="3"/>
              </w:numPr>
              <w:rPr>
                <w:lang w:val="de-DE"/>
                <w:rPrChange w:id="609" w:author="Lessner, Jan" w:date="2024-12-05T11:12:00Z">
                  <w:rPr>
                    <w:lang w:val="de-DE"/>
                  </w:rPr>
                </w:rPrChange>
              </w:rPr>
            </w:pPr>
          </w:p>
        </w:tc>
        <w:tc>
          <w:tcPr>
            <w:tcW w:w="1417" w:type="dxa"/>
            <w:tcBorders>
              <w:bottom w:val="nil"/>
            </w:tcBorders>
            <w:vAlign w:val="center"/>
          </w:tcPr>
          <w:p w:rsidR="003E0980" w:rsidRPr="00F43973" w:rsidRDefault="003E0980" w:rsidP="00B216C6">
            <w:pPr>
              <w:rPr>
                <w:lang w:val="de-DE"/>
                <w:rPrChange w:id="610" w:author="Lessner, Jan" w:date="2024-12-05T11:12:00Z">
                  <w:rPr>
                    <w:lang w:val="de-DE"/>
                  </w:rPr>
                </w:rPrChange>
              </w:rPr>
            </w:pPr>
            <w:r w:rsidRPr="00F43973">
              <w:rPr>
                <w:lang w:val="de-DE"/>
                <w:rPrChange w:id="611" w:author="Lessner, Jan" w:date="2024-12-05T11:12:00Z">
                  <w:rPr>
                    <w:lang w:val="de-DE"/>
                  </w:rPr>
                </w:rPrChange>
              </w:rPr>
              <w:t>-</w:t>
            </w:r>
          </w:p>
        </w:tc>
        <w:tc>
          <w:tcPr>
            <w:tcW w:w="7438" w:type="dxa"/>
            <w:gridSpan w:val="2"/>
            <w:tcBorders>
              <w:bottom w:val="nil"/>
            </w:tcBorders>
          </w:tcPr>
          <w:p w:rsidR="003E0980" w:rsidRPr="00F43973" w:rsidRDefault="000C7408" w:rsidP="00B216C6">
            <w:pPr>
              <w:pStyle w:val="Exception"/>
              <w:numPr>
                <w:ilvl w:val="0"/>
                <w:numId w:val="2"/>
              </w:numPr>
              <w:rPr>
                <w:lang w:val="de-DE"/>
                <w:rPrChange w:id="612" w:author="Lessner, Jan" w:date="2024-12-05T11:12:00Z">
                  <w:rPr>
                    <w:lang w:val="de-DE"/>
                  </w:rPr>
                </w:rPrChange>
              </w:rPr>
            </w:pPr>
            <w:r w:rsidRPr="00F43973">
              <w:rPr>
                <w:lang w:val="de-DE"/>
                <w:rPrChange w:id="613" w:author="Lessner, Jan" w:date="2024-12-05T11:12:00Z">
                  <w:rPr>
                    <w:lang w:val="de-DE"/>
                  </w:rPr>
                </w:rPrChange>
              </w:rPr>
              <w:fldChar w:fldCharType="begin"/>
            </w:r>
            <w:r w:rsidRPr="00F43973">
              <w:rPr>
                <w:lang w:val="de-DE"/>
                <w:rPrChange w:id="614" w:author="Lessner, Jan" w:date="2024-12-05T11:12:00Z">
                  <w:rPr>
                    <w:lang w:val="de-DE"/>
                  </w:rPr>
                </w:rPrChange>
              </w:rPr>
              <w:instrText xml:space="preserve"> REF _Ref183428542 \h </w:instrText>
            </w:r>
            <w:r w:rsidRPr="00F43973">
              <w:rPr>
                <w:lang w:val="de-DE"/>
                <w:rPrChange w:id="615" w:author="Lessner, Jan" w:date="2024-12-05T11:12:00Z">
                  <w:rPr>
                    <w:lang w:val="de-DE"/>
                  </w:rPr>
                </w:rPrChange>
              </w:rPr>
            </w:r>
            <w:r w:rsidR="00F43973">
              <w:rPr>
                <w:lang w:val="de-DE"/>
              </w:rPr>
              <w:instrText xml:space="preserve"> \* MERGEFORMAT </w:instrText>
            </w:r>
            <w:r w:rsidRPr="00F43973">
              <w:rPr>
                <w:lang w:val="de-DE"/>
                <w:rPrChange w:id="616" w:author="Lessner, Jan" w:date="2024-12-05T11:12:00Z">
                  <w:rPr>
                    <w:lang w:val="de-DE"/>
                  </w:rPr>
                </w:rPrChange>
              </w:rPr>
              <w:fldChar w:fldCharType="separate"/>
            </w:r>
            <w:r w:rsidRPr="00F43973">
              <w:rPr>
                <w:lang w:val="de-DE"/>
                <w:rPrChange w:id="617" w:author="Lessner, Jan" w:date="2024-12-05T11:12:00Z">
                  <w:rPr>
                    <w:lang w:val="de-DE"/>
                  </w:rPr>
                </w:rPrChange>
              </w:rPr>
              <w:t>Fehler beim Commit der Eintragsverarbeitung</w:t>
            </w:r>
            <w:r w:rsidRPr="00F43973">
              <w:rPr>
                <w:lang w:val="de-DE"/>
                <w:rPrChange w:id="618" w:author="Lessner, Jan" w:date="2024-12-05T11:12:00Z">
                  <w:rPr>
                    <w:lang w:val="de-DE"/>
                  </w:rPr>
                </w:rPrChange>
              </w:rPr>
              <w:fldChar w:fldCharType="end"/>
            </w:r>
          </w:p>
        </w:tc>
      </w:tr>
      <w:tr w:rsidR="001C45F3" w:rsidRPr="00F43973" w:rsidTr="00B216C6">
        <w:trPr>
          <w:cantSplit/>
        </w:trPr>
        <w:tc>
          <w:tcPr>
            <w:tcW w:w="993" w:type="dxa"/>
            <w:tcBorders>
              <w:bottom w:val="nil"/>
            </w:tcBorders>
            <w:vAlign w:val="center"/>
          </w:tcPr>
          <w:p w:rsidR="001C45F3" w:rsidRPr="00F43973" w:rsidRDefault="001C45F3" w:rsidP="00B216C6">
            <w:pPr>
              <w:numPr>
                <w:ilvl w:val="1"/>
                <w:numId w:val="3"/>
              </w:numPr>
              <w:rPr>
                <w:lang w:val="de-DE"/>
                <w:rPrChange w:id="619" w:author="Lessner, Jan" w:date="2024-12-05T11:12:00Z">
                  <w:rPr>
                    <w:lang w:val="de-DE"/>
                  </w:rPr>
                </w:rPrChange>
              </w:rPr>
            </w:pPr>
            <w:bookmarkStart w:id="620" w:name="_Ref183427989"/>
          </w:p>
        </w:tc>
        <w:bookmarkEnd w:id="620"/>
        <w:tc>
          <w:tcPr>
            <w:tcW w:w="1417" w:type="dxa"/>
            <w:tcBorders>
              <w:bottom w:val="nil"/>
            </w:tcBorders>
            <w:vAlign w:val="center"/>
          </w:tcPr>
          <w:p w:rsidR="001C45F3" w:rsidRPr="00F43973" w:rsidRDefault="001C45F3" w:rsidP="00B216C6">
            <w:pPr>
              <w:rPr>
                <w:lang w:val="de-DE"/>
                <w:rPrChange w:id="621" w:author="Lessner, Jan" w:date="2024-12-05T11:12:00Z">
                  <w:rPr>
                    <w:lang w:val="de-DE"/>
                  </w:rPr>
                </w:rPrChange>
              </w:rPr>
            </w:pPr>
            <w:r w:rsidRPr="00F43973">
              <w:rPr>
                <w:lang w:val="de-DE"/>
                <w:rPrChange w:id="622" w:author="Lessner, Jan" w:date="2024-12-05T11:12:00Z">
                  <w:rPr>
                    <w:lang w:val="de-DE"/>
                  </w:rPr>
                </w:rPrChange>
              </w:rPr>
              <w:t>System</w:t>
            </w:r>
          </w:p>
        </w:tc>
        <w:tc>
          <w:tcPr>
            <w:tcW w:w="7438" w:type="dxa"/>
            <w:gridSpan w:val="2"/>
            <w:tcBorders>
              <w:bottom w:val="nil"/>
            </w:tcBorders>
          </w:tcPr>
          <w:p w:rsidR="001C45F3" w:rsidRPr="00F43973" w:rsidRDefault="001C45F3" w:rsidP="001C45F3">
            <w:pPr>
              <w:pStyle w:val="StandardWeb"/>
              <w:shd w:val="clear" w:color="auto" w:fill="FFFFFF"/>
              <w:spacing w:before="0" w:beforeAutospacing="0" w:after="0" w:afterAutospacing="0"/>
              <w:rPr>
                <w:rFonts w:ascii="Arial" w:hAnsi="Arial"/>
                <w:sz w:val="20"/>
                <w:szCs w:val="20"/>
                <w:rPrChange w:id="623" w:author="Lessner, Jan" w:date="2024-12-05T11:12:00Z">
                  <w:rPr>
                    <w:rFonts w:ascii="Arial" w:hAnsi="Arial"/>
                    <w:sz w:val="20"/>
                    <w:szCs w:val="20"/>
                  </w:rPr>
                </w:rPrChange>
              </w:rPr>
            </w:pPr>
            <w:r w:rsidRPr="00F43973">
              <w:rPr>
                <w:rFonts w:ascii="Arial" w:hAnsi="Arial"/>
                <w:sz w:val="20"/>
                <w:szCs w:val="20"/>
                <w:rPrChange w:id="624" w:author="Lessner, Jan" w:date="2024-12-05T11:12:00Z">
                  <w:rPr>
                    <w:rFonts w:ascii="Arial" w:hAnsi="Arial"/>
                    <w:sz w:val="20"/>
                    <w:szCs w:val="20"/>
                  </w:rPr>
                </w:rPrChange>
              </w:rPr>
              <w:t>Das System schließt den aktuellen Task ab.</w:t>
            </w:r>
          </w:p>
          <w:p w:rsidR="001C45F3" w:rsidRPr="00F43973" w:rsidRDefault="001C45F3" w:rsidP="001C45F3">
            <w:pPr>
              <w:pStyle w:val="StandardWeb"/>
              <w:shd w:val="clear" w:color="auto" w:fill="FFFFFF"/>
              <w:spacing w:before="0" w:beforeAutospacing="0" w:after="0" w:afterAutospacing="0"/>
              <w:rPr>
                <w:rFonts w:ascii="Arial" w:hAnsi="Arial"/>
                <w:sz w:val="20"/>
                <w:szCs w:val="20"/>
                <w:rPrChange w:id="625" w:author="Lessner, Jan" w:date="2024-12-05T11:12:00Z">
                  <w:rPr>
                    <w:rFonts w:ascii="Arial" w:hAnsi="Arial"/>
                    <w:sz w:val="20"/>
                    <w:szCs w:val="20"/>
                  </w:rPr>
                </w:rPrChange>
              </w:rPr>
            </w:pPr>
          </w:p>
          <w:p w:rsidR="001C45F3" w:rsidRPr="00F43973" w:rsidRDefault="001C45F3" w:rsidP="001C45F3">
            <w:pPr>
              <w:pStyle w:val="StandardWeb"/>
              <w:shd w:val="clear" w:color="auto" w:fill="FFFFFF"/>
              <w:spacing w:before="0" w:beforeAutospacing="0" w:after="0" w:afterAutospacing="0"/>
              <w:rPr>
                <w:rFonts w:ascii="Arial" w:hAnsi="Arial"/>
                <w:i/>
                <w:sz w:val="18"/>
                <w:szCs w:val="18"/>
                <w:rPrChange w:id="626" w:author="Lessner, Jan" w:date="2024-12-05T11:12:00Z">
                  <w:rPr>
                    <w:rFonts w:ascii="Arial" w:hAnsi="Arial"/>
                    <w:i/>
                    <w:sz w:val="18"/>
                    <w:szCs w:val="18"/>
                  </w:rPr>
                </w:rPrChange>
              </w:rPr>
            </w:pPr>
            <w:r w:rsidRPr="00F43973">
              <w:rPr>
                <w:rFonts w:ascii="Arial" w:hAnsi="Arial"/>
                <w:i/>
                <w:sz w:val="18"/>
                <w:szCs w:val="18"/>
                <w:rPrChange w:id="627" w:author="Lessner, Jan" w:date="2024-12-05T11:12:00Z">
                  <w:rPr>
                    <w:rFonts w:ascii="Arial" w:hAnsi="Arial"/>
                    <w:i/>
                    <w:sz w:val="18"/>
                    <w:szCs w:val="18"/>
                  </w:rPr>
                </w:rPrChange>
              </w:rPr>
              <w:t>Designanmerkung:</w:t>
            </w:r>
          </w:p>
          <w:p w:rsidR="001C45F3" w:rsidRPr="00F43973" w:rsidRDefault="001C45F3" w:rsidP="001C45F3">
            <w:pPr>
              <w:shd w:val="clear" w:color="auto" w:fill="FFFFFF"/>
              <w:rPr>
                <w:lang w:val="de-DE"/>
                <w:rPrChange w:id="628" w:author="Lessner, Jan" w:date="2024-12-05T11:12:00Z">
                  <w:rPr>
                    <w:lang w:val="de-DE"/>
                  </w:rPr>
                </w:rPrChange>
              </w:rPr>
            </w:pPr>
            <w:proofErr w:type="spellStart"/>
            <w:r w:rsidRPr="00F43973">
              <w:rPr>
                <w:i/>
                <w:sz w:val="18"/>
                <w:szCs w:val="18"/>
                <w:rPrChange w:id="629" w:author="Lessner, Jan" w:date="2024-12-05T11:12:00Z">
                  <w:rPr>
                    <w:i/>
                    <w:sz w:val="18"/>
                    <w:szCs w:val="18"/>
                  </w:rPr>
                </w:rPrChange>
              </w:rPr>
              <w:t>Aufruf</w:t>
            </w:r>
            <w:proofErr w:type="spellEnd"/>
            <w:r w:rsidRPr="00F43973">
              <w:rPr>
                <w:i/>
                <w:sz w:val="18"/>
                <w:szCs w:val="18"/>
                <w:rPrChange w:id="630" w:author="Lessner, Jan" w:date="2024-12-05T11:12:00Z">
                  <w:rPr>
                    <w:i/>
                    <w:sz w:val="18"/>
                    <w:szCs w:val="18"/>
                  </w:rPr>
                </w:rPrChange>
              </w:rPr>
              <w:t xml:space="preserve"> der Task-</w:t>
            </w:r>
            <w:proofErr w:type="spellStart"/>
            <w:r w:rsidRPr="00F43973">
              <w:rPr>
                <w:i/>
                <w:sz w:val="18"/>
                <w:szCs w:val="18"/>
                <w:rPrChange w:id="631" w:author="Lessner, Jan" w:date="2024-12-05T11:12:00Z">
                  <w:rPr>
                    <w:i/>
                    <w:sz w:val="18"/>
                    <w:szCs w:val="18"/>
                  </w:rPr>
                </w:rPrChange>
              </w:rPr>
              <w:t>Methode</w:t>
            </w:r>
            <w:proofErr w:type="spellEnd"/>
            <w:r w:rsidRPr="00F43973">
              <w:rPr>
                <w:i/>
                <w:sz w:val="18"/>
                <w:szCs w:val="18"/>
                <w:rPrChange w:id="632" w:author="Lessner, Jan" w:date="2024-12-05T11:12:00Z">
                  <w:rPr>
                    <w:i/>
                    <w:sz w:val="18"/>
                    <w:szCs w:val="18"/>
                  </w:rPr>
                </w:rPrChange>
              </w:rPr>
              <w:t xml:space="preserve"> </w:t>
            </w:r>
            <w:proofErr w:type="gramStart"/>
            <w:r w:rsidRPr="00F43973">
              <w:rPr>
                <w:i/>
                <w:sz w:val="18"/>
                <w:szCs w:val="18"/>
                <w:rPrChange w:id="633" w:author="Lessner, Jan" w:date="2024-12-05T11:12:00Z">
                  <w:rPr>
                    <w:i/>
                    <w:sz w:val="18"/>
                    <w:szCs w:val="18"/>
                  </w:rPr>
                </w:rPrChange>
              </w:rPr>
              <w:t>close(</w:t>
            </w:r>
            <w:proofErr w:type="gramEnd"/>
            <w:r w:rsidRPr="00F43973">
              <w:rPr>
                <w:i/>
                <w:sz w:val="18"/>
                <w:szCs w:val="18"/>
                <w:rPrChange w:id="634" w:author="Lessner, Jan" w:date="2024-12-05T11:12:00Z">
                  <w:rPr>
                    <w:i/>
                    <w:sz w:val="18"/>
                    <w:szCs w:val="18"/>
                  </w:rPr>
                </w:rPrChange>
              </w:rPr>
              <w:t xml:space="preserve">). </w:t>
            </w:r>
            <w:r w:rsidRPr="00F43973">
              <w:rPr>
                <w:i/>
                <w:sz w:val="18"/>
                <w:szCs w:val="18"/>
                <w:lang w:val="de-DE"/>
                <w:rPrChange w:id="635" w:author="Lessner, Jan" w:date="2024-12-05T11:12:00Z">
                  <w:rPr>
                    <w:i/>
                    <w:sz w:val="18"/>
                    <w:szCs w:val="18"/>
                    <w:lang w:val="de-DE"/>
                  </w:rPr>
                </w:rPrChange>
              </w:rPr>
              <w:t xml:space="preserve">Der Task muss dabei ggf. allokierte Ressourcen wie z.B. offene </w:t>
            </w:r>
            <w:proofErr w:type="spellStart"/>
            <w:r w:rsidRPr="00F43973">
              <w:rPr>
                <w:i/>
                <w:sz w:val="18"/>
                <w:szCs w:val="18"/>
                <w:lang w:val="de-DE"/>
                <w:rPrChange w:id="636" w:author="Lessner, Jan" w:date="2024-12-05T11:12:00Z">
                  <w:rPr>
                    <w:i/>
                    <w:sz w:val="18"/>
                    <w:szCs w:val="18"/>
                    <w:lang w:val="de-DE"/>
                  </w:rPr>
                </w:rPrChange>
              </w:rPr>
              <w:t>ResultSets</w:t>
            </w:r>
            <w:proofErr w:type="spellEnd"/>
            <w:r w:rsidRPr="00F43973">
              <w:rPr>
                <w:i/>
                <w:sz w:val="18"/>
                <w:szCs w:val="18"/>
                <w:lang w:val="de-DE"/>
                <w:rPrChange w:id="637" w:author="Lessner, Jan" w:date="2024-12-05T11:12:00Z">
                  <w:rPr>
                    <w:i/>
                    <w:sz w:val="18"/>
                    <w:szCs w:val="18"/>
                    <w:lang w:val="de-DE"/>
                  </w:rPr>
                </w:rPrChange>
              </w:rPr>
              <w:t xml:space="preserve"> freigeben. </w:t>
            </w:r>
            <w:proofErr w:type="spellStart"/>
            <w:r w:rsidRPr="00F43973">
              <w:rPr>
                <w:i/>
                <w:sz w:val="18"/>
                <w:szCs w:val="18"/>
                <w:lang w:val="de-DE"/>
                <w:rPrChange w:id="638" w:author="Lessner, Jan" w:date="2024-12-05T11:12:00Z">
                  <w:rPr>
                    <w:i/>
                    <w:sz w:val="18"/>
                    <w:szCs w:val="18"/>
                    <w:lang w:val="de-DE"/>
                  </w:rPr>
                </w:rPrChange>
              </w:rPr>
              <w:t>Exceptions</w:t>
            </w:r>
            <w:proofErr w:type="spellEnd"/>
            <w:r w:rsidRPr="00F43973">
              <w:rPr>
                <w:i/>
                <w:sz w:val="18"/>
                <w:szCs w:val="18"/>
                <w:lang w:val="de-DE"/>
                <w:rPrChange w:id="639" w:author="Lessner, Jan" w:date="2024-12-05T11:12:00Z">
                  <w:rPr>
                    <w:i/>
                    <w:sz w:val="18"/>
                    <w:szCs w:val="18"/>
                    <w:lang w:val="de-DE"/>
                  </w:rPr>
                </w:rPrChange>
              </w:rPr>
              <w:t xml:space="preserve"> von </w:t>
            </w:r>
            <w:proofErr w:type="spellStart"/>
            <w:proofErr w:type="gramStart"/>
            <w:r w:rsidRPr="00F43973">
              <w:rPr>
                <w:i/>
                <w:sz w:val="18"/>
                <w:szCs w:val="18"/>
                <w:lang w:val="de-DE"/>
                <w:rPrChange w:id="640" w:author="Lessner, Jan" w:date="2024-12-05T11:12:00Z">
                  <w:rPr>
                    <w:i/>
                    <w:sz w:val="18"/>
                    <w:szCs w:val="18"/>
                    <w:lang w:val="de-DE"/>
                  </w:rPr>
                </w:rPrChange>
              </w:rPr>
              <w:t>close</w:t>
            </w:r>
            <w:proofErr w:type="spellEnd"/>
            <w:r w:rsidRPr="00F43973">
              <w:rPr>
                <w:i/>
                <w:sz w:val="18"/>
                <w:szCs w:val="18"/>
                <w:lang w:val="de-DE"/>
                <w:rPrChange w:id="641" w:author="Lessner, Jan" w:date="2024-12-05T11:12:00Z">
                  <w:rPr>
                    <w:i/>
                    <w:sz w:val="18"/>
                    <w:szCs w:val="18"/>
                    <w:lang w:val="de-DE"/>
                  </w:rPr>
                </w:rPrChange>
              </w:rPr>
              <w:t>(</w:t>
            </w:r>
            <w:proofErr w:type="gramEnd"/>
            <w:r w:rsidRPr="00F43973">
              <w:rPr>
                <w:i/>
                <w:sz w:val="18"/>
                <w:szCs w:val="18"/>
                <w:lang w:val="de-DE"/>
                <w:rPrChange w:id="642" w:author="Lessner, Jan" w:date="2024-12-05T11:12:00Z">
                  <w:rPr>
                    <w:i/>
                    <w:sz w:val="18"/>
                    <w:szCs w:val="18"/>
                    <w:lang w:val="de-DE"/>
                  </w:rPr>
                </w:rPrChange>
              </w:rPr>
              <w:t>) werden lediglich im Systemlog festgehalten aber ansonsten ignoriert.</w:t>
            </w:r>
          </w:p>
        </w:tc>
      </w:tr>
      <w:tr w:rsidR="003E0980" w:rsidRPr="00F43973" w:rsidTr="00B216C6">
        <w:trPr>
          <w:cantSplit/>
        </w:trPr>
        <w:tc>
          <w:tcPr>
            <w:tcW w:w="993" w:type="dxa"/>
            <w:tcBorders>
              <w:bottom w:val="nil"/>
            </w:tcBorders>
            <w:vAlign w:val="center"/>
          </w:tcPr>
          <w:p w:rsidR="003E0980" w:rsidRPr="00F43973" w:rsidRDefault="003E0980" w:rsidP="00B216C6">
            <w:pPr>
              <w:numPr>
                <w:ilvl w:val="1"/>
                <w:numId w:val="3"/>
              </w:numPr>
              <w:rPr>
                <w:lang w:val="de-DE"/>
                <w:rPrChange w:id="643" w:author="Lessner, Jan" w:date="2024-12-05T11:12:00Z">
                  <w:rPr>
                    <w:lang w:val="de-DE"/>
                  </w:rPr>
                </w:rPrChange>
              </w:rPr>
            </w:pPr>
            <w:bookmarkStart w:id="644" w:name="_Ref183429085"/>
          </w:p>
        </w:tc>
        <w:bookmarkEnd w:id="644"/>
        <w:tc>
          <w:tcPr>
            <w:tcW w:w="1417" w:type="dxa"/>
            <w:tcBorders>
              <w:bottom w:val="nil"/>
            </w:tcBorders>
            <w:vAlign w:val="center"/>
          </w:tcPr>
          <w:p w:rsidR="003E0980" w:rsidRPr="00F43973" w:rsidRDefault="003E0980" w:rsidP="00B216C6">
            <w:pPr>
              <w:rPr>
                <w:lang w:val="de-DE"/>
                <w:rPrChange w:id="645" w:author="Lessner, Jan" w:date="2024-12-05T11:12:00Z">
                  <w:rPr>
                    <w:lang w:val="de-DE"/>
                  </w:rPr>
                </w:rPrChange>
              </w:rPr>
            </w:pPr>
            <w:r w:rsidRPr="00F43973">
              <w:rPr>
                <w:lang w:val="de-DE"/>
                <w:rPrChange w:id="646" w:author="Lessner, Jan" w:date="2024-12-05T11:12:00Z">
                  <w:rPr>
                    <w:lang w:val="de-DE"/>
                  </w:rPr>
                </w:rPrChange>
              </w:rPr>
              <w:t>System</w:t>
            </w:r>
          </w:p>
        </w:tc>
        <w:tc>
          <w:tcPr>
            <w:tcW w:w="7438" w:type="dxa"/>
            <w:gridSpan w:val="2"/>
            <w:tcBorders>
              <w:bottom w:val="nil"/>
            </w:tcBorders>
          </w:tcPr>
          <w:p w:rsidR="003E0980" w:rsidRPr="00F43973" w:rsidRDefault="003E0980" w:rsidP="003E0980">
            <w:pPr>
              <w:shd w:val="clear" w:color="auto" w:fill="FFFFFF"/>
              <w:rPr>
                <w:lang w:val="de-DE"/>
                <w:rPrChange w:id="647" w:author="Lessner, Jan" w:date="2024-12-05T11:12:00Z">
                  <w:rPr>
                    <w:lang w:val="de-DE"/>
                  </w:rPr>
                </w:rPrChange>
              </w:rPr>
            </w:pPr>
            <w:r w:rsidRPr="00F43973">
              <w:rPr>
                <w:lang w:val="de-DE"/>
                <w:rPrChange w:id="648" w:author="Lessner, Jan" w:date="2024-12-05T11:12:00Z">
                  <w:rPr>
                    <w:lang w:val="de-DE"/>
                  </w:rPr>
                </w:rPrChange>
              </w:rPr>
              <w:t>Das System ändert den Status der Konfiguration auf</w:t>
            </w:r>
          </w:p>
          <w:p w:rsidR="00582CE2" w:rsidRPr="00F43973" w:rsidRDefault="00582CE2" w:rsidP="003E0980">
            <w:pPr>
              <w:shd w:val="clear" w:color="auto" w:fill="FFFFFF"/>
              <w:rPr>
                <w:lang w:val="de-DE"/>
                <w:rPrChange w:id="649" w:author="Lessner, Jan" w:date="2024-12-05T11:12:00Z">
                  <w:rPr>
                    <w:lang w:val="de-DE"/>
                  </w:rPr>
                </w:rPrChange>
              </w:rPr>
            </w:pPr>
          </w:p>
          <w:p w:rsidR="003E0980" w:rsidRPr="00F43973" w:rsidRDefault="003E0980" w:rsidP="003E0980">
            <w:pPr>
              <w:pStyle w:val="Listenabsatz"/>
              <w:numPr>
                <w:ilvl w:val="0"/>
                <w:numId w:val="38"/>
              </w:numPr>
              <w:shd w:val="clear" w:color="auto" w:fill="FFFFFF"/>
              <w:rPr>
                <w:lang w:val="de-DE"/>
                <w:rPrChange w:id="650" w:author="Lessner, Jan" w:date="2024-12-05T11:12:00Z">
                  <w:rPr>
                    <w:lang w:val="de-DE"/>
                  </w:rPr>
                </w:rPrChange>
              </w:rPr>
            </w:pPr>
            <w:r w:rsidRPr="00F43973">
              <w:rPr>
                <w:lang w:val="de-DE"/>
                <w:rPrChange w:id="651" w:author="Lessner, Jan" w:date="2024-12-05T11:12:00Z">
                  <w:rPr>
                    <w:lang w:val="de-DE"/>
                  </w:rPr>
                </w:rPrChange>
              </w:rPr>
              <w:t>„fertig“ für einen einmalig auszuführenden Task (Typ = „einmalig“) oder</w:t>
            </w:r>
          </w:p>
          <w:p w:rsidR="003E0980" w:rsidRPr="00F43973" w:rsidRDefault="003E0980" w:rsidP="003E0980">
            <w:pPr>
              <w:pStyle w:val="Listenabsatz"/>
              <w:numPr>
                <w:ilvl w:val="0"/>
                <w:numId w:val="38"/>
              </w:numPr>
              <w:shd w:val="clear" w:color="auto" w:fill="FFFFFF"/>
              <w:rPr>
                <w:lang w:val="de-DE"/>
                <w:rPrChange w:id="652" w:author="Lessner, Jan" w:date="2024-12-05T11:12:00Z">
                  <w:rPr>
                    <w:lang w:val="de-DE"/>
                  </w:rPr>
                </w:rPrChange>
              </w:rPr>
            </w:pPr>
            <w:r w:rsidRPr="00F43973">
              <w:rPr>
                <w:lang w:val="de-DE"/>
                <w:rPrChange w:id="653" w:author="Lessner, Jan" w:date="2024-12-05T11:12:00Z">
                  <w:rPr>
                    <w:lang w:val="de-DE"/>
                  </w:rPr>
                </w:rPrChange>
              </w:rPr>
              <w:t>„ausführungsbereit“ für einen mehrmalig auszuführenden Task</w:t>
            </w:r>
          </w:p>
          <w:p w:rsidR="00582CE2" w:rsidRPr="00F43973" w:rsidRDefault="00582CE2" w:rsidP="00582CE2">
            <w:pPr>
              <w:shd w:val="clear" w:color="auto" w:fill="FFFFFF"/>
              <w:rPr>
                <w:lang w:val="de-DE"/>
                <w:rPrChange w:id="654" w:author="Lessner, Jan" w:date="2024-12-05T11:12:00Z">
                  <w:rPr>
                    <w:lang w:val="de-DE"/>
                  </w:rPr>
                </w:rPrChange>
              </w:rPr>
            </w:pPr>
          </w:p>
        </w:tc>
      </w:tr>
      <w:tr w:rsidR="00B216C6" w:rsidRPr="00F43973" w:rsidTr="00B216C6">
        <w:trPr>
          <w:cantSplit/>
          <w:ins w:id="655" w:author="Lessner, Jan" w:date="2024-11-26T13:18:00Z"/>
        </w:trPr>
        <w:tc>
          <w:tcPr>
            <w:tcW w:w="993" w:type="dxa"/>
            <w:tcBorders>
              <w:bottom w:val="nil"/>
            </w:tcBorders>
            <w:vAlign w:val="center"/>
          </w:tcPr>
          <w:p w:rsidR="00B216C6" w:rsidRPr="00F43973" w:rsidRDefault="00B216C6" w:rsidP="00B216C6">
            <w:pPr>
              <w:numPr>
                <w:ilvl w:val="1"/>
                <w:numId w:val="3"/>
              </w:numPr>
              <w:rPr>
                <w:ins w:id="656" w:author="Lessner, Jan" w:date="2024-11-26T13:18:00Z"/>
                <w:lang w:val="de-DE"/>
                <w:rPrChange w:id="657" w:author="Lessner, Jan" w:date="2024-12-05T11:12:00Z">
                  <w:rPr>
                    <w:ins w:id="658" w:author="Lessner, Jan" w:date="2024-11-26T13:18:00Z"/>
                    <w:lang w:val="de-DE"/>
                  </w:rPr>
                </w:rPrChange>
              </w:rPr>
            </w:pPr>
          </w:p>
        </w:tc>
        <w:tc>
          <w:tcPr>
            <w:tcW w:w="1417" w:type="dxa"/>
            <w:tcBorders>
              <w:bottom w:val="nil"/>
            </w:tcBorders>
            <w:vAlign w:val="center"/>
          </w:tcPr>
          <w:p w:rsidR="00B216C6" w:rsidRPr="00F43973" w:rsidRDefault="00B216C6" w:rsidP="00B216C6">
            <w:pPr>
              <w:rPr>
                <w:ins w:id="659" w:author="Lessner, Jan" w:date="2024-11-26T13:18:00Z"/>
                <w:lang w:val="de-DE"/>
                <w:rPrChange w:id="660" w:author="Lessner, Jan" w:date="2024-12-05T11:12:00Z">
                  <w:rPr>
                    <w:ins w:id="661" w:author="Lessner, Jan" w:date="2024-11-26T13:18:00Z"/>
                    <w:lang w:val="de-DE"/>
                  </w:rPr>
                </w:rPrChange>
              </w:rPr>
            </w:pPr>
            <w:ins w:id="662" w:author="Lessner, Jan" w:date="2024-11-26T13:18:00Z">
              <w:r w:rsidRPr="00F43973">
                <w:rPr>
                  <w:lang w:val="de-DE"/>
                  <w:rPrChange w:id="663" w:author="Lessner, Jan" w:date="2024-12-05T11:12:00Z">
                    <w:rPr>
                      <w:lang w:val="de-DE"/>
                    </w:rPr>
                  </w:rPrChange>
                </w:rPr>
                <w:t>System</w:t>
              </w:r>
            </w:ins>
          </w:p>
        </w:tc>
        <w:tc>
          <w:tcPr>
            <w:tcW w:w="7438" w:type="dxa"/>
            <w:gridSpan w:val="2"/>
            <w:tcBorders>
              <w:bottom w:val="nil"/>
            </w:tcBorders>
          </w:tcPr>
          <w:p w:rsidR="00B216C6" w:rsidRPr="00F43973" w:rsidRDefault="00B216C6" w:rsidP="00B216C6">
            <w:pPr>
              <w:shd w:val="clear" w:color="auto" w:fill="FFFFFF"/>
              <w:rPr>
                <w:ins w:id="664" w:author="Lessner, Jan" w:date="2024-11-26T13:23:00Z"/>
                <w:lang w:val="de-DE"/>
                <w:rPrChange w:id="665" w:author="Lessner, Jan" w:date="2024-12-05T11:12:00Z">
                  <w:rPr>
                    <w:ins w:id="666" w:author="Lessner, Jan" w:date="2024-11-26T13:23:00Z"/>
                    <w:highlight w:val="yellow"/>
                    <w:lang w:val="de-DE"/>
                  </w:rPr>
                </w:rPrChange>
              </w:rPr>
            </w:pPr>
            <w:ins w:id="667" w:author="Lessner, Jan" w:date="2024-11-26T13:18:00Z">
              <w:r w:rsidRPr="00F43973">
                <w:rPr>
                  <w:lang w:val="de-DE"/>
                  <w:rPrChange w:id="668" w:author="Lessner, Jan" w:date="2024-12-05T11:12:00Z">
                    <w:rPr>
                      <w:lang w:val="de-DE"/>
                    </w:rPr>
                  </w:rPrChange>
                </w:rPr>
                <w:t xml:space="preserve">Das System </w:t>
              </w:r>
            </w:ins>
            <w:ins w:id="669" w:author="Lessner, Jan" w:date="2024-11-26T13:19:00Z">
              <w:r w:rsidRPr="00F43973">
                <w:rPr>
                  <w:lang w:val="de-DE"/>
                  <w:rPrChange w:id="670" w:author="Lessner, Jan" w:date="2024-12-05T11:12:00Z">
                    <w:rPr>
                      <w:rFonts w:ascii="Times New Roman" w:hAnsi="Times New Roman"/>
                      <w:sz w:val="24"/>
                      <w:szCs w:val="24"/>
                    </w:rPr>
                  </w:rPrChange>
                </w:rPr>
                <w:t>dokumentiert den erf</w:t>
              </w:r>
              <w:r w:rsidRPr="00F43973">
                <w:rPr>
                  <w:lang w:val="de-DE"/>
                  <w:rPrChange w:id="671" w:author="Lessner, Jan" w:date="2024-12-05T11:12:00Z">
                    <w:rPr/>
                  </w:rPrChange>
                </w:rPr>
                <w:t xml:space="preserve">olgreichen Abschluss des Tasks im </w:t>
              </w:r>
              <w:proofErr w:type="spellStart"/>
              <w:r w:rsidRPr="00F43973">
                <w:rPr>
                  <w:lang w:val="de-DE"/>
                  <w:rPrChange w:id="672" w:author="Lessner, Jan" w:date="2024-12-05T11:12:00Z">
                    <w:rPr/>
                  </w:rPrChange>
                </w:rPr>
                <w:t>Activiti</w:t>
              </w:r>
              <w:proofErr w:type="spellEnd"/>
              <w:r w:rsidRPr="00F43973">
                <w:rPr>
                  <w:lang w:val="de-DE"/>
                  <w:rPrChange w:id="673" w:author="Lessner, Jan" w:date="2024-12-05T11:12:00Z">
                    <w:rPr/>
                  </w:rPrChange>
                </w:rPr>
                <w:t xml:space="preserve">-Prozess durch </w:t>
              </w:r>
              <w:r w:rsidRPr="00F43973">
                <w:rPr>
                  <w:lang w:val="de-DE"/>
                  <w:rPrChange w:id="674" w:author="Lessner, Jan" w:date="2024-12-05T11:12:00Z">
                    <w:rPr>
                      <w:lang w:val="de-DE"/>
                    </w:rPr>
                  </w:rPrChange>
                </w:rPr>
                <w:t>Erhöhen des Vorgangs</w:t>
              </w:r>
            </w:ins>
            <w:ins w:id="675" w:author="Lessner, Jan" w:date="2024-11-26T13:22:00Z">
              <w:r w:rsidRPr="00F43973">
                <w:rPr>
                  <w:lang w:val="de-DE"/>
                  <w:rPrChange w:id="676" w:author="Lessner, Jan" w:date="2024-12-05T11:12:00Z">
                    <w:rPr/>
                  </w:rPrChange>
                </w:rPr>
                <w:t>-</w:t>
              </w:r>
            </w:ins>
            <w:ins w:id="677" w:author="Lessner, Jan" w:date="2024-11-26T13:19:00Z">
              <w:r w:rsidRPr="00F43973">
                <w:rPr>
                  <w:lang w:val="de-DE"/>
                  <w:rPrChange w:id="678" w:author="Lessner, Jan" w:date="2024-12-05T11:12:00Z">
                    <w:rPr>
                      <w:lang w:val="de-DE"/>
                    </w:rPr>
                  </w:rPrChange>
                </w:rPr>
                <w:t xml:space="preserve"> </w:t>
              </w:r>
              <w:r w:rsidRPr="00F43973">
                <w:rPr>
                  <w:lang w:val="de-DE"/>
                  <w:rPrChange w:id="679" w:author="Lessner, Jan" w:date="2024-12-05T11:12:00Z">
                    <w:rPr/>
                  </w:rPrChange>
                </w:rPr>
                <w:t xml:space="preserve">und </w:t>
              </w:r>
            </w:ins>
            <w:ins w:id="680" w:author="Lessner, Jan" w:date="2024-11-26T13:22:00Z">
              <w:r w:rsidRPr="00F43973">
                <w:rPr>
                  <w:lang w:val="de-DE"/>
                  <w:rPrChange w:id="681" w:author="Lessner, Jan" w:date="2024-12-05T11:12:00Z">
                    <w:rPr>
                      <w:lang w:val="de-DE"/>
                    </w:rPr>
                  </w:rPrChange>
                </w:rPr>
                <w:t xml:space="preserve">des </w:t>
              </w:r>
            </w:ins>
            <w:ins w:id="682" w:author="Lessner, Jan" w:date="2024-11-26T13:19:00Z">
              <w:r w:rsidRPr="00F43973">
                <w:rPr>
                  <w:lang w:val="de-DE"/>
                  <w:rPrChange w:id="683" w:author="Lessner, Jan" w:date="2024-12-05T11:12:00Z">
                    <w:rPr/>
                  </w:rPrChange>
                </w:rPr>
                <w:t>Ergebniszählers</w:t>
              </w:r>
              <w:r w:rsidRPr="00F43973">
                <w:rPr>
                  <w:lang w:val="de-DE"/>
                  <w:rPrChange w:id="684" w:author="Lessner, Jan" w:date="2024-12-05T11:12:00Z">
                    <w:rPr>
                      <w:lang w:val="de-DE"/>
                    </w:rPr>
                  </w:rPrChange>
                </w:rPr>
                <w:t xml:space="preserve"> </w:t>
              </w:r>
              <w:r w:rsidRPr="00F43973">
                <w:rPr>
                  <w:lang w:val="de-DE"/>
                  <w:rPrChange w:id="685" w:author="Lessner, Jan" w:date="2024-12-05T11:12:00Z">
                    <w:rPr>
                      <w:i/>
                      <w:lang w:val="de-DE"/>
                    </w:rPr>
                  </w:rPrChange>
                </w:rPr>
                <w:t>(</w:t>
              </w:r>
              <w:proofErr w:type="spellStart"/>
              <w:r w:rsidRPr="00F43973">
                <w:rPr>
                  <w:lang w:val="de-DE"/>
                  <w:rPrChange w:id="686" w:author="Lessner, Jan" w:date="2024-12-05T11:12:00Z">
                    <w:rPr>
                      <w:i/>
                      <w:lang w:val="de-DE"/>
                    </w:rPr>
                  </w:rPrChange>
                </w:rPr>
                <w:t>RunLifeCycleHandler#increaseCount</w:t>
              </w:r>
              <w:proofErr w:type="spellEnd"/>
              <w:r w:rsidRPr="00F43973">
                <w:rPr>
                  <w:lang w:val="de-DE"/>
                  <w:rPrChange w:id="687" w:author="Lessner, Jan" w:date="2024-12-05T11:12:00Z">
                    <w:rPr>
                      <w:i/>
                    </w:rPr>
                  </w:rPrChange>
                </w:rPr>
                <w:t xml:space="preserve"> und #</w:t>
              </w:r>
            </w:ins>
            <w:proofErr w:type="spellStart"/>
            <w:ins w:id="688" w:author="Lessner, Jan" w:date="2024-11-26T13:20:00Z">
              <w:r w:rsidRPr="00F43973">
                <w:rPr>
                  <w:lang w:val="de-DE"/>
                  <w:rPrChange w:id="689" w:author="Lessner, Jan" w:date="2024-12-05T11:12:00Z">
                    <w:rPr>
                      <w:lang w:val="de-DE"/>
                    </w:rPr>
                  </w:rPrChange>
                </w:rPr>
                <w:t>increaseResult</w:t>
              </w:r>
            </w:ins>
            <w:proofErr w:type="spellEnd"/>
            <w:ins w:id="690" w:author="Lessner, Jan" w:date="2024-11-26T13:22:00Z">
              <w:r w:rsidRPr="00F43973">
                <w:rPr>
                  <w:lang w:val="de-DE"/>
                  <w:rPrChange w:id="691" w:author="Lessner, Jan" w:date="2024-12-05T11:12:00Z">
                    <w:rPr>
                      <w:iCs/>
                    </w:rPr>
                  </w:rPrChange>
                </w:rPr>
                <w:t>)</w:t>
              </w:r>
            </w:ins>
          </w:p>
          <w:p w:rsidR="00B216C6" w:rsidRPr="00F43973" w:rsidRDefault="00B216C6" w:rsidP="00B216C6">
            <w:pPr>
              <w:shd w:val="clear" w:color="auto" w:fill="FFFFFF"/>
              <w:rPr>
                <w:ins w:id="692" w:author="Lessner, Jan" w:date="2024-11-26T13:23:00Z"/>
                <w:lang w:val="de-DE"/>
                <w:rPrChange w:id="693" w:author="Lessner, Jan" w:date="2024-12-05T11:12:00Z">
                  <w:rPr>
                    <w:ins w:id="694" w:author="Lessner, Jan" w:date="2024-11-26T13:23:00Z"/>
                    <w:lang w:val="de-DE"/>
                  </w:rPr>
                </w:rPrChange>
              </w:rPr>
            </w:pPr>
          </w:p>
          <w:p w:rsidR="00B216C6" w:rsidRPr="00F43973" w:rsidRDefault="00B216C6" w:rsidP="00B216C6">
            <w:pPr>
              <w:shd w:val="clear" w:color="auto" w:fill="FFFFFF"/>
              <w:rPr>
                <w:ins w:id="695" w:author="Lessner, Jan" w:date="2024-11-26T13:23:00Z"/>
                <w:i/>
                <w:sz w:val="18"/>
                <w:szCs w:val="18"/>
                <w:lang w:val="de-DE"/>
                <w:rPrChange w:id="696" w:author="Lessner, Jan" w:date="2024-12-05T11:12:00Z">
                  <w:rPr>
                    <w:ins w:id="697" w:author="Lessner, Jan" w:date="2024-11-26T13:23:00Z"/>
                    <w:lang w:val="de-DE"/>
                  </w:rPr>
                </w:rPrChange>
              </w:rPr>
            </w:pPr>
            <w:ins w:id="698" w:author="Lessner, Jan" w:date="2024-11-26T13:23:00Z">
              <w:r w:rsidRPr="00F43973">
                <w:rPr>
                  <w:i/>
                  <w:sz w:val="18"/>
                  <w:szCs w:val="18"/>
                  <w:lang w:val="de-DE"/>
                  <w:rPrChange w:id="699" w:author="Lessner, Jan" w:date="2024-12-05T11:12:00Z">
                    <w:rPr>
                      <w:lang w:val="de-DE"/>
                    </w:rPr>
                  </w:rPrChange>
                </w:rPr>
                <w:t>Anmerkung:</w:t>
              </w:r>
            </w:ins>
          </w:p>
          <w:p w:rsidR="00B216C6" w:rsidRPr="00F43973" w:rsidRDefault="00B216C6" w:rsidP="00B216C6">
            <w:pPr>
              <w:shd w:val="clear" w:color="auto" w:fill="FFFFFF"/>
              <w:rPr>
                <w:ins w:id="700" w:author="Lessner, Jan" w:date="2024-11-26T13:18:00Z"/>
                <w:lang w:val="de-DE"/>
                <w:rPrChange w:id="701" w:author="Lessner, Jan" w:date="2024-12-05T11:12:00Z">
                  <w:rPr>
                    <w:ins w:id="702" w:author="Lessner, Jan" w:date="2024-11-26T13:18:00Z"/>
                  </w:rPr>
                </w:rPrChange>
              </w:rPr>
            </w:pPr>
            <w:ins w:id="703" w:author="Lessner, Jan" w:date="2024-11-26T13:23:00Z">
              <w:r w:rsidRPr="00F43973">
                <w:rPr>
                  <w:i/>
                  <w:sz w:val="18"/>
                  <w:szCs w:val="18"/>
                  <w:lang w:val="de-DE"/>
                  <w:rPrChange w:id="704" w:author="Lessner, Jan" w:date="2024-12-05T11:12:00Z">
                    <w:rPr>
                      <w:lang w:val="de-DE"/>
                    </w:rPr>
                  </w:rPrChange>
                </w:rPr>
                <w:t xml:space="preserve">Durch Erhöhung </w:t>
              </w:r>
              <w:r w:rsidRPr="00F43973">
                <w:rPr>
                  <w:b/>
                  <w:i/>
                  <w:sz w:val="18"/>
                  <w:szCs w:val="18"/>
                  <w:lang w:val="de-DE"/>
                  <w:rPrChange w:id="705" w:author="Lessner, Jan" w:date="2024-12-05T11:12:00Z">
                    <w:rPr>
                      <w:lang w:val="de-DE"/>
                    </w:rPr>
                  </w:rPrChange>
                </w:rPr>
                <w:t>beider</w:t>
              </w:r>
              <w:r w:rsidRPr="00F43973">
                <w:rPr>
                  <w:i/>
                  <w:sz w:val="18"/>
                  <w:szCs w:val="18"/>
                  <w:lang w:val="de-DE"/>
                  <w:rPrChange w:id="706" w:author="Lessner, Jan" w:date="2024-12-05T11:12:00Z">
                    <w:rPr>
                      <w:lang w:val="de-DE"/>
                    </w:rPr>
                  </w:rPrChange>
                </w:rPr>
                <w:t xml:space="preserve"> Zähler lässt sich aus der Differenz indirekt die Anzahl fehlerhafter Task</w:t>
              </w:r>
            </w:ins>
            <w:ins w:id="707" w:author="Lessner, Jan" w:date="2024-11-26T13:24:00Z">
              <w:r w:rsidRPr="00F43973">
                <w:rPr>
                  <w:i/>
                  <w:sz w:val="18"/>
                  <w:szCs w:val="18"/>
                  <w:lang w:val="de-DE"/>
                  <w:rPrChange w:id="708" w:author="Lessner, Jan" w:date="2024-12-05T11:12:00Z">
                    <w:rPr>
                      <w:lang w:val="de-DE"/>
                    </w:rPr>
                  </w:rPrChange>
                </w:rPr>
                <w:t xml:space="preserve">ausführungen ablesen, da im Fehlerfall nur der Vorgangszähler erhöht wird (siehe Schritt </w:t>
              </w:r>
              <w:r w:rsidRPr="00F43973">
                <w:rPr>
                  <w:i/>
                  <w:sz w:val="18"/>
                  <w:szCs w:val="18"/>
                  <w:lang w:val="de-DE"/>
                  <w:rPrChange w:id="709" w:author="Lessner, Jan" w:date="2024-12-05T11:12:00Z">
                    <w:rPr>
                      <w:lang w:val="de-DE"/>
                    </w:rPr>
                  </w:rPrChange>
                </w:rPr>
                <w:fldChar w:fldCharType="begin"/>
              </w:r>
              <w:r w:rsidRPr="00F43973">
                <w:rPr>
                  <w:i/>
                  <w:sz w:val="18"/>
                  <w:szCs w:val="18"/>
                  <w:lang w:val="de-DE"/>
                  <w:rPrChange w:id="710" w:author="Lessner, Jan" w:date="2024-12-05T11:12:00Z">
                    <w:rPr>
                      <w:lang w:val="de-DE"/>
                    </w:rPr>
                  </w:rPrChange>
                </w:rPr>
                <w:instrText xml:space="preserve"> REF _Ref99631323 \r \h </w:instrText>
              </w:r>
            </w:ins>
            <w:r w:rsidRPr="00F43973">
              <w:rPr>
                <w:i/>
                <w:sz w:val="18"/>
                <w:szCs w:val="18"/>
                <w:lang w:val="de-DE"/>
                <w:rPrChange w:id="711" w:author="Lessner, Jan" w:date="2024-12-05T11:12:00Z">
                  <w:rPr>
                    <w:highlight w:val="yellow"/>
                    <w:lang w:val="de-DE"/>
                  </w:rPr>
                </w:rPrChange>
              </w:rPr>
              <w:instrText xml:space="preserve"> \* MERGEFORMAT </w:instrText>
            </w:r>
            <w:r w:rsidRPr="00F43973">
              <w:rPr>
                <w:i/>
                <w:sz w:val="18"/>
                <w:szCs w:val="18"/>
                <w:lang w:val="de-DE"/>
                <w:rPrChange w:id="712" w:author="Lessner, Jan" w:date="2024-12-05T11:12:00Z">
                  <w:rPr>
                    <w:i/>
                    <w:sz w:val="18"/>
                    <w:szCs w:val="18"/>
                    <w:highlight w:val="yellow"/>
                    <w:lang w:val="de-DE"/>
                  </w:rPr>
                </w:rPrChange>
              </w:rPr>
            </w:r>
            <w:r w:rsidRPr="00F43973">
              <w:rPr>
                <w:i/>
                <w:sz w:val="18"/>
                <w:szCs w:val="18"/>
                <w:lang w:val="de-DE"/>
                <w:rPrChange w:id="713" w:author="Lessner, Jan" w:date="2024-12-05T11:12:00Z">
                  <w:rPr>
                    <w:lang w:val="de-DE"/>
                  </w:rPr>
                </w:rPrChange>
              </w:rPr>
              <w:fldChar w:fldCharType="separate"/>
            </w:r>
            <w:ins w:id="714" w:author="Lessner, Jan" w:date="2024-11-26T13:24:00Z">
              <w:r w:rsidRPr="00F43973">
                <w:rPr>
                  <w:i/>
                  <w:sz w:val="18"/>
                  <w:szCs w:val="18"/>
                  <w:lang w:val="de-DE"/>
                  <w:rPrChange w:id="715" w:author="Lessner, Jan" w:date="2024-12-05T11:12:00Z">
                    <w:rPr>
                      <w:lang w:val="de-DE"/>
                    </w:rPr>
                  </w:rPrChange>
                </w:rPr>
                <w:t>2.3</w:t>
              </w:r>
              <w:r w:rsidRPr="00F43973">
                <w:rPr>
                  <w:i/>
                  <w:sz w:val="18"/>
                  <w:szCs w:val="18"/>
                  <w:lang w:val="de-DE"/>
                  <w:rPrChange w:id="716" w:author="Lessner, Jan" w:date="2024-12-05T11:12:00Z">
                    <w:rPr>
                      <w:lang w:val="de-DE"/>
                    </w:rPr>
                  </w:rPrChange>
                </w:rPr>
                <w:fldChar w:fldCharType="end"/>
              </w:r>
            </w:ins>
            <w:ins w:id="717" w:author="Lessner, Jan" w:date="2024-11-26T13:25:00Z">
              <w:r w:rsidRPr="00F43973">
                <w:rPr>
                  <w:i/>
                  <w:sz w:val="18"/>
                  <w:szCs w:val="18"/>
                  <w:lang w:val="de-DE"/>
                  <w:rPrChange w:id="718" w:author="Lessner, Jan" w:date="2024-12-05T11:12:00Z">
                    <w:rPr>
                      <w:lang w:val="de-DE"/>
                    </w:rPr>
                  </w:rPrChange>
                </w:rPr>
                <w:t>.3</w:t>
              </w:r>
            </w:ins>
            <w:ins w:id="719" w:author="Lessner, Jan" w:date="2024-11-26T13:24:00Z">
              <w:r w:rsidRPr="00F43973">
                <w:rPr>
                  <w:i/>
                  <w:sz w:val="18"/>
                  <w:szCs w:val="18"/>
                  <w:lang w:val="de-DE"/>
                  <w:rPrChange w:id="720" w:author="Lessner, Jan" w:date="2024-12-05T11:12:00Z">
                    <w:rPr>
                      <w:lang w:val="de-DE"/>
                    </w:rPr>
                  </w:rPrChange>
                </w:rPr>
                <w:t>)</w:t>
              </w:r>
            </w:ins>
            <w:ins w:id="721" w:author="Lessner, Jan" w:date="2024-11-26T13:23:00Z">
              <w:r w:rsidRPr="00F43973">
                <w:rPr>
                  <w:lang w:val="de-DE"/>
                  <w:rPrChange w:id="722" w:author="Lessner, Jan" w:date="2024-12-05T11:12:00Z">
                    <w:rPr>
                      <w:lang w:val="de-DE"/>
                    </w:rPr>
                  </w:rPrChange>
                </w:rPr>
                <w:t xml:space="preserve"> </w:t>
              </w:r>
            </w:ins>
          </w:p>
        </w:tc>
      </w:tr>
      <w:tr w:rsidR="00582CE2" w:rsidRPr="00F43973" w:rsidTr="00B216C6">
        <w:trPr>
          <w:cantSplit/>
        </w:trPr>
        <w:tc>
          <w:tcPr>
            <w:tcW w:w="993" w:type="dxa"/>
            <w:tcBorders>
              <w:bottom w:val="nil"/>
            </w:tcBorders>
            <w:vAlign w:val="center"/>
          </w:tcPr>
          <w:p w:rsidR="00582CE2" w:rsidRPr="00F43973" w:rsidRDefault="00582CE2" w:rsidP="00B216C6">
            <w:pPr>
              <w:numPr>
                <w:ilvl w:val="1"/>
                <w:numId w:val="3"/>
              </w:numPr>
              <w:rPr>
                <w:lang w:val="de-DE"/>
                <w:rPrChange w:id="723" w:author="Lessner, Jan" w:date="2024-12-05T11:12:00Z">
                  <w:rPr>
                    <w:lang w:val="de-DE"/>
                  </w:rPr>
                </w:rPrChange>
              </w:rPr>
            </w:pPr>
            <w:bookmarkStart w:id="724" w:name="_Ref183429090"/>
          </w:p>
        </w:tc>
        <w:bookmarkEnd w:id="724"/>
        <w:tc>
          <w:tcPr>
            <w:tcW w:w="1417" w:type="dxa"/>
            <w:tcBorders>
              <w:bottom w:val="nil"/>
            </w:tcBorders>
            <w:vAlign w:val="center"/>
          </w:tcPr>
          <w:p w:rsidR="00582CE2" w:rsidRPr="00F43973" w:rsidRDefault="00582CE2" w:rsidP="00B216C6">
            <w:pPr>
              <w:rPr>
                <w:lang w:val="de-DE"/>
                <w:rPrChange w:id="725" w:author="Lessner, Jan" w:date="2024-12-05T11:12:00Z">
                  <w:rPr>
                    <w:lang w:val="de-DE"/>
                  </w:rPr>
                </w:rPrChange>
              </w:rPr>
            </w:pPr>
            <w:r w:rsidRPr="00F43973">
              <w:rPr>
                <w:lang w:val="de-DE"/>
                <w:rPrChange w:id="726" w:author="Lessner, Jan" w:date="2024-12-05T11:12:00Z">
                  <w:rPr>
                    <w:lang w:val="de-DE"/>
                  </w:rPr>
                </w:rPrChange>
              </w:rPr>
              <w:t>System</w:t>
            </w:r>
          </w:p>
        </w:tc>
        <w:tc>
          <w:tcPr>
            <w:tcW w:w="7438" w:type="dxa"/>
            <w:gridSpan w:val="2"/>
            <w:tcBorders>
              <w:bottom w:val="nil"/>
            </w:tcBorders>
          </w:tcPr>
          <w:p w:rsidR="00582CE2" w:rsidRPr="00F43973" w:rsidRDefault="00582CE2" w:rsidP="00582CE2">
            <w:pPr>
              <w:shd w:val="clear" w:color="auto" w:fill="FFFFFF"/>
              <w:rPr>
                <w:lang w:val="de-DE"/>
                <w:rPrChange w:id="727" w:author="Lessner, Jan" w:date="2024-12-05T11:12:00Z">
                  <w:rPr>
                    <w:lang w:val="de-DE"/>
                  </w:rPr>
                </w:rPrChange>
              </w:rPr>
            </w:pPr>
            <w:r w:rsidRPr="00F43973">
              <w:rPr>
                <w:lang w:val="de-DE"/>
                <w:rPrChange w:id="728" w:author="Lessner, Jan" w:date="2024-12-05T11:12:00Z">
                  <w:rPr>
                    <w:lang w:val="de-DE"/>
                  </w:rPr>
                </w:rPrChange>
              </w:rPr>
              <w:t>Das System löscht alle Protokolleinträge der Konfiguration, deren Ende der Aufbewahrungsfrist erreicht ist.</w:t>
            </w:r>
          </w:p>
          <w:p w:rsidR="000C7408" w:rsidRPr="00F43973" w:rsidRDefault="000C7408" w:rsidP="00582CE2">
            <w:pPr>
              <w:shd w:val="clear" w:color="auto" w:fill="FFFFFF"/>
              <w:rPr>
                <w:i/>
                <w:sz w:val="18"/>
                <w:szCs w:val="18"/>
                <w:lang w:val="de-DE"/>
                <w:rPrChange w:id="729" w:author="Lessner, Jan" w:date="2024-12-05T11:12:00Z">
                  <w:rPr>
                    <w:i/>
                    <w:sz w:val="18"/>
                    <w:szCs w:val="18"/>
                    <w:lang w:val="de-DE"/>
                  </w:rPr>
                </w:rPrChange>
              </w:rPr>
            </w:pPr>
          </w:p>
          <w:p w:rsidR="000C7408" w:rsidRPr="00F43973" w:rsidRDefault="000C7408" w:rsidP="00582CE2">
            <w:pPr>
              <w:shd w:val="clear" w:color="auto" w:fill="FFFFFF"/>
              <w:rPr>
                <w:i/>
                <w:sz w:val="18"/>
                <w:szCs w:val="18"/>
                <w:lang w:val="de-DE"/>
                <w:rPrChange w:id="730" w:author="Lessner, Jan" w:date="2024-12-05T11:12:00Z">
                  <w:rPr>
                    <w:i/>
                    <w:sz w:val="18"/>
                    <w:szCs w:val="18"/>
                    <w:lang w:val="de-DE"/>
                  </w:rPr>
                </w:rPrChange>
              </w:rPr>
            </w:pPr>
            <w:r w:rsidRPr="00F43973">
              <w:rPr>
                <w:i/>
                <w:sz w:val="18"/>
                <w:szCs w:val="18"/>
                <w:lang w:val="de-DE"/>
                <w:rPrChange w:id="731" w:author="Lessner, Jan" w:date="2024-12-05T11:12:00Z">
                  <w:rPr>
                    <w:i/>
                    <w:sz w:val="18"/>
                    <w:szCs w:val="18"/>
                    <w:lang w:val="de-DE"/>
                  </w:rPr>
                </w:rPrChange>
              </w:rPr>
              <w:t>Designanmerkung:</w:t>
            </w:r>
          </w:p>
          <w:p w:rsidR="000C7408" w:rsidRPr="00F43973" w:rsidRDefault="000C7408" w:rsidP="00582CE2">
            <w:pPr>
              <w:shd w:val="clear" w:color="auto" w:fill="FFFFFF"/>
              <w:rPr>
                <w:i/>
                <w:sz w:val="18"/>
                <w:szCs w:val="18"/>
                <w:lang w:val="de-DE"/>
                <w:rPrChange w:id="732" w:author="Lessner, Jan" w:date="2024-12-05T11:12:00Z">
                  <w:rPr>
                    <w:i/>
                    <w:sz w:val="18"/>
                    <w:szCs w:val="18"/>
                    <w:lang w:val="de-DE"/>
                  </w:rPr>
                </w:rPrChange>
              </w:rPr>
            </w:pPr>
            <w:r w:rsidRPr="00F43973">
              <w:rPr>
                <w:i/>
                <w:sz w:val="18"/>
                <w:szCs w:val="18"/>
                <w:lang w:val="de-DE"/>
                <w:rPrChange w:id="733" w:author="Lessner, Jan" w:date="2024-12-05T11:12:00Z">
                  <w:rPr>
                    <w:i/>
                    <w:sz w:val="18"/>
                    <w:szCs w:val="18"/>
                    <w:lang w:val="de-DE"/>
                  </w:rPr>
                </w:rPrChange>
              </w:rPr>
              <w:t xml:space="preserve">Schritte </w:t>
            </w:r>
            <w:r w:rsidRPr="00F43973">
              <w:rPr>
                <w:i/>
                <w:sz w:val="18"/>
                <w:szCs w:val="18"/>
                <w:lang w:val="de-DE"/>
                <w:rPrChange w:id="734" w:author="Lessner, Jan" w:date="2024-12-05T11:12:00Z">
                  <w:rPr>
                    <w:i/>
                    <w:sz w:val="18"/>
                    <w:szCs w:val="18"/>
                    <w:lang w:val="de-DE"/>
                  </w:rPr>
                </w:rPrChange>
              </w:rPr>
              <w:fldChar w:fldCharType="begin"/>
            </w:r>
            <w:r w:rsidRPr="00F43973">
              <w:rPr>
                <w:i/>
                <w:sz w:val="18"/>
                <w:szCs w:val="18"/>
                <w:lang w:val="de-DE"/>
                <w:rPrChange w:id="735" w:author="Lessner, Jan" w:date="2024-12-05T11:12:00Z">
                  <w:rPr>
                    <w:i/>
                    <w:sz w:val="18"/>
                    <w:szCs w:val="18"/>
                    <w:lang w:val="de-DE"/>
                  </w:rPr>
                </w:rPrChange>
              </w:rPr>
              <w:instrText xml:space="preserve"> REF _Ref183429085 \r \h </w:instrText>
            </w:r>
            <w:r w:rsidRPr="00F43973">
              <w:rPr>
                <w:i/>
                <w:sz w:val="18"/>
                <w:szCs w:val="18"/>
                <w:lang w:val="de-DE"/>
                <w:rPrChange w:id="736" w:author="Lessner, Jan" w:date="2024-12-05T11:12:00Z">
                  <w:rPr>
                    <w:i/>
                    <w:sz w:val="18"/>
                    <w:szCs w:val="18"/>
                    <w:lang w:val="de-DE"/>
                  </w:rPr>
                </w:rPrChange>
              </w:rPr>
            </w:r>
            <w:r w:rsidR="00F43973">
              <w:rPr>
                <w:i/>
                <w:sz w:val="18"/>
                <w:szCs w:val="18"/>
                <w:lang w:val="de-DE"/>
              </w:rPr>
              <w:instrText xml:space="preserve"> \* MERGEFORMAT </w:instrText>
            </w:r>
            <w:r w:rsidRPr="00F43973">
              <w:rPr>
                <w:i/>
                <w:sz w:val="18"/>
                <w:szCs w:val="18"/>
                <w:lang w:val="de-DE"/>
                <w:rPrChange w:id="737" w:author="Lessner, Jan" w:date="2024-12-05T11:12:00Z">
                  <w:rPr>
                    <w:i/>
                    <w:sz w:val="18"/>
                    <w:szCs w:val="18"/>
                    <w:lang w:val="de-DE"/>
                  </w:rPr>
                </w:rPrChange>
              </w:rPr>
              <w:fldChar w:fldCharType="separate"/>
            </w:r>
            <w:r w:rsidRPr="00F43973">
              <w:rPr>
                <w:i/>
                <w:sz w:val="18"/>
                <w:szCs w:val="18"/>
                <w:lang w:val="de-DE"/>
                <w:rPrChange w:id="738" w:author="Lessner, Jan" w:date="2024-12-05T11:12:00Z">
                  <w:rPr>
                    <w:i/>
                    <w:sz w:val="18"/>
                    <w:szCs w:val="18"/>
                    <w:lang w:val="de-DE"/>
                  </w:rPr>
                </w:rPrChange>
              </w:rPr>
              <w:t>2.12</w:t>
            </w:r>
            <w:r w:rsidRPr="00F43973">
              <w:rPr>
                <w:i/>
                <w:sz w:val="18"/>
                <w:szCs w:val="18"/>
                <w:lang w:val="de-DE"/>
                <w:rPrChange w:id="739" w:author="Lessner, Jan" w:date="2024-12-05T11:12:00Z">
                  <w:rPr>
                    <w:i/>
                    <w:sz w:val="18"/>
                    <w:szCs w:val="18"/>
                    <w:lang w:val="de-DE"/>
                  </w:rPr>
                </w:rPrChange>
              </w:rPr>
              <w:fldChar w:fldCharType="end"/>
            </w:r>
            <w:r w:rsidRPr="00F43973">
              <w:rPr>
                <w:i/>
                <w:sz w:val="18"/>
                <w:szCs w:val="18"/>
                <w:lang w:val="de-DE"/>
                <w:rPrChange w:id="740" w:author="Lessner, Jan" w:date="2024-12-05T11:12:00Z">
                  <w:rPr>
                    <w:i/>
                    <w:sz w:val="18"/>
                    <w:szCs w:val="18"/>
                    <w:lang w:val="de-DE"/>
                  </w:rPr>
                </w:rPrChange>
              </w:rPr>
              <w:t xml:space="preserve"> und </w:t>
            </w:r>
            <w:r w:rsidRPr="00F43973">
              <w:rPr>
                <w:i/>
                <w:sz w:val="18"/>
                <w:szCs w:val="18"/>
                <w:lang w:val="de-DE"/>
                <w:rPrChange w:id="741" w:author="Lessner, Jan" w:date="2024-12-05T11:12:00Z">
                  <w:rPr>
                    <w:i/>
                    <w:sz w:val="18"/>
                    <w:szCs w:val="18"/>
                    <w:lang w:val="de-DE"/>
                  </w:rPr>
                </w:rPrChange>
              </w:rPr>
              <w:fldChar w:fldCharType="begin"/>
            </w:r>
            <w:r w:rsidRPr="00F43973">
              <w:rPr>
                <w:i/>
                <w:sz w:val="18"/>
                <w:szCs w:val="18"/>
                <w:lang w:val="de-DE"/>
                <w:rPrChange w:id="742" w:author="Lessner, Jan" w:date="2024-12-05T11:12:00Z">
                  <w:rPr>
                    <w:i/>
                    <w:sz w:val="18"/>
                    <w:szCs w:val="18"/>
                    <w:lang w:val="de-DE"/>
                  </w:rPr>
                </w:rPrChange>
              </w:rPr>
              <w:instrText xml:space="preserve"> REF _Ref183429090 \r \h </w:instrText>
            </w:r>
            <w:r w:rsidRPr="00F43973">
              <w:rPr>
                <w:i/>
                <w:sz w:val="18"/>
                <w:szCs w:val="18"/>
                <w:lang w:val="de-DE"/>
                <w:rPrChange w:id="743" w:author="Lessner, Jan" w:date="2024-12-05T11:12:00Z">
                  <w:rPr>
                    <w:i/>
                    <w:sz w:val="18"/>
                    <w:szCs w:val="18"/>
                    <w:lang w:val="de-DE"/>
                  </w:rPr>
                </w:rPrChange>
              </w:rPr>
            </w:r>
            <w:r w:rsidR="00F43973">
              <w:rPr>
                <w:i/>
                <w:sz w:val="18"/>
                <w:szCs w:val="18"/>
                <w:lang w:val="de-DE"/>
              </w:rPr>
              <w:instrText xml:space="preserve"> \* MERGEFORMAT </w:instrText>
            </w:r>
            <w:r w:rsidRPr="00F43973">
              <w:rPr>
                <w:i/>
                <w:sz w:val="18"/>
                <w:szCs w:val="18"/>
                <w:lang w:val="de-DE"/>
                <w:rPrChange w:id="744" w:author="Lessner, Jan" w:date="2024-12-05T11:12:00Z">
                  <w:rPr>
                    <w:i/>
                    <w:sz w:val="18"/>
                    <w:szCs w:val="18"/>
                    <w:lang w:val="de-DE"/>
                  </w:rPr>
                </w:rPrChange>
              </w:rPr>
              <w:fldChar w:fldCharType="separate"/>
            </w:r>
            <w:r w:rsidRPr="00F43973">
              <w:rPr>
                <w:i/>
                <w:sz w:val="18"/>
                <w:szCs w:val="18"/>
                <w:lang w:val="de-DE"/>
                <w:rPrChange w:id="745" w:author="Lessner, Jan" w:date="2024-12-05T11:12:00Z">
                  <w:rPr>
                    <w:i/>
                    <w:sz w:val="18"/>
                    <w:szCs w:val="18"/>
                    <w:lang w:val="de-DE"/>
                  </w:rPr>
                </w:rPrChange>
              </w:rPr>
              <w:t>2.13</w:t>
            </w:r>
            <w:r w:rsidRPr="00F43973">
              <w:rPr>
                <w:i/>
                <w:sz w:val="18"/>
                <w:szCs w:val="18"/>
                <w:lang w:val="de-DE"/>
                <w:rPrChange w:id="746" w:author="Lessner, Jan" w:date="2024-12-05T11:12:00Z">
                  <w:rPr>
                    <w:i/>
                    <w:sz w:val="18"/>
                    <w:szCs w:val="18"/>
                    <w:lang w:val="de-DE"/>
                  </w:rPr>
                </w:rPrChange>
              </w:rPr>
              <w:fldChar w:fldCharType="end"/>
            </w:r>
            <w:r w:rsidRPr="00F43973">
              <w:rPr>
                <w:i/>
                <w:sz w:val="18"/>
                <w:szCs w:val="18"/>
                <w:lang w:val="de-DE"/>
                <w:rPrChange w:id="747" w:author="Lessner, Jan" w:date="2024-12-05T11:12:00Z">
                  <w:rPr>
                    <w:i/>
                    <w:sz w:val="18"/>
                    <w:szCs w:val="18"/>
                    <w:lang w:val="de-DE"/>
                  </w:rPr>
                </w:rPrChange>
              </w:rPr>
              <w:t xml:space="preserve"> in einer eigenen DB-Transaktion zur Separation von Vorgängen in ggf. nachfolgenden Tasks. </w:t>
            </w:r>
          </w:p>
        </w:tc>
      </w:tr>
      <w:tr w:rsidR="00566B6B" w:rsidRPr="00F43973" w:rsidTr="00F0291C">
        <w:trPr>
          <w:cantSplit/>
        </w:trPr>
        <w:tc>
          <w:tcPr>
            <w:tcW w:w="9848" w:type="dxa"/>
            <w:gridSpan w:val="4"/>
            <w:tcBorders>
              <w:bottom w:val="nil"/>
            </w:tcBorders>
            <w:vAlign w:val="center"/>
          </w:tcPr>
          <w:p w:rsidR="00566B6B" w:rsidRPr="00F43973" w:rsidRDefault="00566B6B" w:rsidP="00F0291C">
            <w:pPr>
              <w:shd w:val="clear" w:color="auto" w:fill="FFFFFF"/>
              <w:rPr>
                <w:lang w:val="de-DE"/>
                <w:rPrChange w:id="748" w:author="Lessner, Jan" w:date="2024-12-05T11:12:00Z">
                  <w:rPr>
                    <w:lang w:val="de-DE"/>
                  </w:rPr>
                </w:rPrChange>
              </w:rPr>
            </w:pPr>
          </w:p>
        </w:tc>
      </w:tr>
      <w:tr w:rsidR="00E2417A" w:rsidRPr="00F43973" w:rsidTr="00435242">
        <w:trPr>
          <w:cantSplit/>
        </w:trPr>
        <w:tc>
          <w:tcPr>
            <w:tcW w:w="993" w:type="dxa"/>
            <w:shd w:val="pct12" w:color="auto" w:fill="FFFFFF"/>
            <w:vAlign w:val="center"/>
          </w:tcPr>
          <w:p w:rsidR="00E2417A" w:rsidRPr="00F43973" w:rsidRDefault="00E2417A" w:rsidP="001A7400">
            <w:pPr>
              <w:jc w:val="both"/>
              <w:rPr>
                <w:b/>
                <w:lang w:val="de-DE"/>
                <w:rPrChange w:id="749" w:author="Lessner, Jan" w:date="2024-12-05T11:12:00Z">
                  <w:rPr>
                    <w:b/>
                    <w:lang w:val="de-DE"/>
                  </w:rPr>
                </w:rPrChange>
              </w:rPr>
            </w:pPr>
            <w:r w:rsidRPr="00F43973">
              <w:rPr>
                <w:b/>
                <w:lang w:val="de-DE"/>
                <w:rPrChange w:id="750" w:author="Lessner, Jan" w:date="2024-12-05T11:12:00Z">
                  <w:rPr>
                    <w:b/>
                    <w:lang w:val="de-DE"/>
                  </w:rPr>
                </w:rPrChange>
              </w:rPr>
              <w:t>Nr.</w:t>
            </w:r>
          </w:p>
        </w:tc>
        <w:tc>
          <w:tcPr>
            <w:tcW w:w="1417" w:type="dxa"/>
            <w:shd w:val="pct12" w:color="auto" w:fill="FFFFFF"/>
            <w:vAlign w:val="center"/>
          </w:tcPr>
          <w:p w:rsidR="00E2417A" w:rsidRPr="00F43973" w:rsidRDefault="00E2417A">
            <w:pPr>
              <w:rPr>
                <w:b/>
                <w:lang w:val="de-DE"/>
                <w:rPrChange w:id="751" w:author="Lessner, Jan" w:date="2024-12-05T11:12:00Z">
                  <w:rPr>
                    <w:b/>
                    <w:lang w:val="de-DE"/>
                  </w:rPr>
                </w:rPrChange>
              </w:rPr>
            </w:pPr>
          </w:p>
        </w:tc>
        <w:tc>
          <w:tcPr>
            <w:tcW w:w="7438" w:type="dxa"/>
            <w:gridSpan w:val="2"/>
            <w:shd w:val="pct12" w:color="auto" w:fill="FFFFFF"/>
          </w:tcPr>
          <w:p w:rsidR="00E2417A" w:rsidRPr="00F43973" w:rsidRDefault="00E2417A">
            <w:pPr>
              <w:pStyle w:val="Verzeichnis1"/>
              <w:rPr>
                <w:bCs/>
                <w:lang w:val="de-DE"/>
                <w:rPrChange w:id="752" w:author="Lessner, Jan" w:date="2024-12-05T11:12:00Z">
                  <w:rPr>
                    <w:bCs/>
                    <w:lang w:val="de-DE"/>
                  </w:rPr>
                </w:rPrChange>
              </w:rPr>
            </w:pPr>
            <w:r w:rsidRPr="00F43973">
              <w:rPr>
                <w:bCs/>
                <w:lang w:val="de-DE"/>
                <w:rPrChange w:id="753" w:author="Lessner, Jan" w:date="2024-12-05T11:12:00Z">
                  <w:rPr>
                    <w:bCs/>
                    <w:lang w:val="de-DE"/>
                  </w:rPr>
                </w:rPrChange>
              </w:rPr>
              <w:t>Alternativer Ablauf / Ausnahmebehandlung:</w:t>
            </w:r>
          </w:p>
        </w:tc>
      </w:tr>
      <w:tr w:rsidR="00F33FF3" w:rsidRPr="00F43973" w:rsidTr="008875DF">
        <w:trPr>
          <w:cantSplit/>
        </w:trPr>
        <w:tc>
          <w:tcPr>
            <w:tcW w:w="993" w:type="dxa"/>
            <w:tcBorders>
              <w:bottom w:val="nil"/>
            </w:tcBorders>
            <w:vAlign w:val="center"/>
          </w:tcPr>
          <w:p w:rsidR="00F33FF3" w:rsidRPr="00F43973" w:rsidRDefault="00F33FF3" w:rsidP="008875DF">
            <w:pPr>
              <w:rPr>
                <w:lang w:val="de-DE"/>
                <w:rPrChange w:id="754" w:author="Lessner, Jan" w:date="2024-12-05T11:12:00Z">
                  <w:rPr>
                    <w:lang w:val="de-DE"/>
                  </w:rPr>
                </w:rPrChange>
              </w:rPr>
            </w:pPr>
            <w:r w:rsidRPr="00F43973">
              <w:rPr>
                <w:lang w:val="de-DE"/>
                <w:rPrChange w:id="755" w:author="Lessner, Jan" w:date="2024-12-05T11:12:00Z">
                  <w:rPr>
                    <w:lang w:val="de-DE"/>
                  </w:rPr>
                </w:rPrChange>
              </w:rPr>
              <w:fldChar w:fldCharType="begin"/>
            </w:r>
            <w:r w:rsidRPr="00F43973">
              <w:rPr>
                <w:lang w:val="de-DE"/>
                <w:rPrChange w:id="756" w:author="Lessner, Jan" w:date="2024-12-05T11:12:00Z">
                  <w:rPr>
                    <w:lang w:val="de-DE"/>
                  </w:rPr>
                </w:rPrChange>
              </w:rPr>
              <w:instrText xml:space="preserve"> REF _Ref183186031 \r \h </w:instrText>
            </w:r>
            <w:r w:rsidRPr="00F43973">
              <w:rPr>
                <w:lang w:val="de-DE"/>
                <w:rPrChange w:id="757" w:author="Lessner, Jan" w:date="2024-12-05T11:12:00Z">
                  <w:rPr>
                    <w:lang w:val="de-DE"/>
                  </w:rPr>
                </w:rPrChange>
              </w:rPr>
            </w:r>
            <w:r w:rsidR="00F43973">
              <w:rPr>
                <w:lang w:val="de-DE"/>
              </w:rPr>
              <w:instrText xml:space="preserve"> \* MERGEFORMAT </w:instrText>
            </w:r>
            <w:r w:rsidRPr="00F43973">
              <w:rPr>
                <w:lang w:val="de-DE"/>
                <w:rPrChange w:id="758" w:author="Lessner, Jan" w:date="2024-12-05T11:12:00Z">
                  <w:rPr>
                    <w:lang w:val="de-DE"/>
                  </w:rPr>
                </w:rPrChange>
              </w:rPr>
              <w:fldChar w:fldCharType="separate"/>
            </w:r>
            <w:r w:rsidR="000C7408" w:rsidRPr="00F43973">
              <w:rPr>
                <w:lang w:val="de-DE"/>
                <w:rPrChange w:id="759" w:author="Lessner, Jan" w:date="2024-12-05T11:12:00Z">
                  <w:rPr>
                    <w:lang w:val="de-DE"/>
                  </w:rPr>
                </w:rPrChange>
              </w:rPr>
              <w:t>1.</w:t>
            </w:r>
            <w:r w:rsidR="000C7408" w:rsidRPr="00F43973">
              <w:rPr>
                <w:lang w:val="de-DE"/>
                <w:rPrChange w:id="760" w:author="Lessner, Jan" w:date="2024-12-05T11:12:00Z">
                  <w:rPr>
                    <w:lang w:val="de-DE"/>
                  </w:rPr>
                </w:rPrChange>
              </w:rPr>
              <w:t>2</w:t>
            </w:r>
            <w:r w:rsidRPr="00F43973">
              <w:rPr>
                <w:lang w:val="de-DE"/>
                <w:rPrChange w:id="761" w:author="Lessner, Jan" w:date="2024-12-05T11:12:00Z">
                  <w:rPr>
                    <w:lang w:val="de-DE"/>
                  </w:rPr>
                </w:rPrChange>
              </w:rPr>
              <w:fldChar w:fldCharType="end"/>
            </w:r>
          </w:p>
        </w:tc>
        <w:tc>
          <w:tcPr>
            <w:tcW w:w="1417" w:type="dxa"/>
            <w:tcBorders>
              <w:bottom w:val="nil"/>
            </w:tcBorders>
            <w:vAlign w:val="center"/>
          </w:tcPr>
          <w:p w:rsidR="00F33FF3" w:rsidRPr="00F43973" w:rsidRDefault="00F33FF3" w:rsidP="008875DF">
            <w:pPr>
              <w:rPr>
                <w:lang w:val="de-DE"/>
                <w:rPrChange w:id="762" w:author="Lessner, Jan" w:date="2024-12-05T11:12:00Z">
                  <w:rPr>
                    <w:lang w:val="de-DE"/>
                  </w:rPr>
                </w:rPrChange>
              </w:rPr>
            </w:pPr>
          </w:p>
        </w:tc>
        <w:tc>
          <w:tcPr>
            <w:tcW w:w="7438" w:type="dxa"/>
            <w:gridSpan w:val="2"/>
            <w:tcBorders>
              <w:bottom w:val="nil"/>
            </w:tcBorders>
          </w:tcPr>
          <w:p w:rsidR="00F33FF3" w:rsidRPr="00F43973" w:rsidRDefault="00F33FF3" w:rsidP="008875DF">
            <w:pPr>
              <w:pStyle w:val="Exception"/>
              <w:numPr>
                <w:ilvl w:val="0"/>
                <w:numId w:val="2"/>
              </w:numPr>
              <w:rPr>
                <w:i/>
                <w:lang w:val="de-DE"/>
                <w:rPrChange w:id="763" w:author="Lessner, Jan" w:date="2024-12-05T11:12:00Z">
                  <w:rPr>
                    <w:i/>
                    <w:lang w:val="de-DE"/>
                  </w:rPr>
                </w:rPrChange>
              </w:rPr>
            </w:pPr>
            <w:bookmarkStart w:id="764" w:name="_Ref183428496"/>
            <w:r w:rsidRPr="00F43973">
              <w:rPr>
                <w:lang w:val="de-DE"/>
                <w:rPrChange w:id="765" w:author="Lessner, Jan" w:date="2024-12-05T11:12:00Z">
                  <w:rPr>
                    <w:lang w:val="de-DE"/>
                  </w:rPr>
                </w:rPrChange>
              </w:rPr>
              <w:t>Wartungsfenster verletzt</w:t>
            </w:r>
            <w:bookmarkEnd w:id="764"/>
          </w:p>
        </w:tc>
      </w:tr>
      <w:tr w:rsidR="00F33FF3" w:rsidRPr="00F43973" w:rsidTr="008875DF">
        <w:trPr>
          <w:cantSplit/>
        </w:trPr>
        <w:tc>
          <w:tcPr>
            <w:tcW w:w="993" w:type="dxa"/>
            <w:tcBorders>
              <w:bottom w:val="nil"/>
            </w:tcBorders>
            <w:vAlign w:val="center"/>
          </w:tcPr>
          <w:p w:rsidR="00F33FF3" w:rsidRPr="00F43973" w:rsidRDefault="00F33FF3" w:rsidP="008875DF">
            <w:pPr>
              <w:rPr>
                <w:lang w:val="de-DE"/>
                <w:rPrChange w:id="766" w:author="Lessner, Jan" w:date="2024-12-05T11:12:00Z">
                  <w:rPr>
                    <w:lang w:val="de-DE"/>
                  </w:rPr>
                </w:rPrChange>
              </w:rPr>
            </w:pPr>
            <w:r w:rsidRPr="00F43973">
              <w:rPr>
                <w:lang w:val="de-DE"/>
                <w:rPrChange w:id="767" w:author="Lessner, Jan" w:date="2024-12-05T11:12:00Z">
                  <w:rPr>
                    <w:lang w:val="de-DE"/>
                  </w:rPr>
                </w:rPrChange>
              </w:rPr>
              <w:fldChar w:fldCharType="begin"/>
            </w:r>
            <w:r w:rsidRPr="00F43973">
              <w:rPr>
                <w:lang w:val="de-DE"/>
                <w:rPrChange w:id="768" w:author="Lessner, Jan" w:date="2024-12-05T11:12:00Z">
                  <w:rPr>
                    <w:lang w:val="de-DE"/>
                  </w:rPr>
                </w:rPrChange>
              </w:rPr>
              <w:instrText xml:space="preserve"> REF _Ref183186031 \r \h </w:instrText>
            </w:r>
            <w:r w:rsidRPr="00F43973">
              <w:rPr>
                <w:lang w:val="de-DE"/>
                <w:rPrChange w:id="769" w:author="Lessner, Jan" w:date="2024-12-05T11:12:00Z">
                  <w:rPr>
                    <w:lang w:val="de-DE"/>
                  </w:rPr>
                </w:rPrChange>
              </w:rPr>
            </w:r>
            <w:r w:rsidR="00F43973">
              <w:rPr>
                <w:lang w:val="de-DE"/>
              </w:rPr>
              <w:instrText xml:space="preserve"> \* MERGEFORMAT </w:instrText>
            </w:r>
            <w:r w:rsidRPr="00F43973">
              <w:rPr>
                <w:lang w:val="de-DE"/>
                <w:rPrChange w:id="770" w:author="Lessner, Jan" w:date="2024-12-05T11:12:00Z">
                  <w:rPr>
                    <w:lang w:val="de-DE"/>
                  </w:rPr>
                </w:rPrChange>
              </w:rPr>
              <w:fldChar w:fldCharType="separate"/>
            </w:r>
            <w:r w:rsidR="000C7408" w:rsidRPr="00F43973">
              <w:rPr>
                <w:lang w:val="de-DE"/>
                <w:rPrChange w:id="771" w:author="Lessner, Jan" w:date="2024-12-05T11:12:00Z">
                  <w:rPr>
                    <w:lang w:val="de-DE"/>
                  </w:rPr>
                </w:rPrChange>
              </w:rPr>
              <w:t>1.2</w:t>
            </w:r>
            <w:r w:rsidRPr="00F43973">
              <w:rPr>
                <w:lang w:val="de-DE"/>
                <w:rPrChange w:id="772" w:author="Lessner, Jan" w:date="2024-12-05T11:12:00Z">
                  <w:rPr>
                    <w:lang w:val="de-DE"/>
                  </w:rPr>
                </w:rPrChange>
              </w:rPr>
              <w:fldChar w:fldCharType="end"/>
            </w:r>
            <w:r w:rsidRPr="00F43973">
              <w:rPr>
                <w:lang w:val="de-DE"/>
                <w:rPrChange w:id="773" w:author="Lessner, Jan" w:date="2024-12-05T11:12:00Z">
                  <w:rPr>
                    <w:lang w:val="de-DE"/>
                  </w:rPr>
                </w:rPrChange>
              </w:rPr>
              <w:t>.1</w:t>
            </w:r>
          </w:p>
        </w:tc>
        <w:tc>
          <w:tcPr>
            <w:tcW w:w="1417" w:type="dxa"/>
            <w:tcBorders>
              <w:bottom w:val="nil"/>
            </w:tcBorders>
            <w:vAlign w:val="center"/>
          </w:tcPr>
          <w:p w:rsidR="00F33FF3" w:rsidRPr="00F43973" w:rsidRDefault="00F33FF3" w:rsidP="008875DF">
            <w:pPr>
              <w:rPr>
                <w:lang w:val="de-DE"/>
                <w:rPrChange w:id="774" w:author="Lessner, Jan" w:date="2024-12-05T11:12:00Z">
                  <w:rPr>
                    <w:lang w:val="de-DE"/>
                  </w:rPr>
                </w:rPrChange>
              </w:rPr>
            </w:pPr>
            <w:r w:rsidRPr="00F43973">
              <w:rPr>
                <w:lang w:val="de-DE"/>
                <w:rPrChange w:id="775" w:author="Lessner, Jan" w:date="2024-12-05T11:12:00Z">
                  <w:rPr>
                    <w:lang w:val="de-DE"/>
                  </w:rPr>
                </w:rPrChange>
              </w:rPr>
              <w:t>System</w:t>
            </w:r>
          </w:p>
        </w:tc>
        <w:tc>
          <w:tcPr>
            <w:tcW w:w="7438" w:type="dxa"/>
            <w:gridSpan w:val="2"/>
            <w:tcBorders>
              <w:bottom w:val="nil"/>
            </w:tcBorders>
          </w:tcPr>
          <w:p w:rsidR="00F33FF3" w:rsidRPr="00F43973" w:rsidRDefault="00F33FF3" w:rsidP="008875DF">
            <w:pPr>
              <w:pStyle w:val="StandardWeb"/>
              <w:shd w:val="clear" w:color="auto" w:fill="FFFFFF"/>
              <w:spacing w:before="0" w:beforeAutospacing="0" w:after="0" w:afterAutospacing="0"/>
              <w:rPr>
                <w:rFonts w:ascii="Arial" w:hAnsi="Arial"/>
                <w:sz w:val="20"/>
                <w:szCs w:val="20"/>
                <w:rPrChange w:id="776" w:author="Lessner, Jan" w:date="2024-12-05T11:12:00Z">
                  <w:rPr>
                    <w:rFonts w:ascii="Arial" w:hAnsi="Arial"/>
                    <w:sz w:val="20"/>
                    <w:szCs w:val="20"/>
                  </w:rPr>
                </w:rPrChange>
              </w:rPr>
            </w:pPr>
            <w:r w:rsidRPr="00F43973">
              <w:rPr>
                <w:rFonts w:ascii="Arial" w:hAnsi="Arial"/>
                <w:sz w:val="20"/>
                <w:szCs w:val="20"/>
                <w:rPrChange w:id="777" w:author="Lessner, Jan" w:date="2024-12-05T11:12:00Z">
                  <w:rPr>
                    <w:rFonts w:ascii="Arial" w:hAnsi="Arial"/>
                    <w:sz w:val="20"/>
                    <w:szCs w:val="20"/>
                  </w:rPr>
                </w:rPrChange>
              </w:rPr>
              <w:t>Das System nimmt einen einsprechenden Eintrag im Systemlog vor und beendet die Verarbeitung.</w:t>
            </w:r>
          </w:p>
        </w:tc>
      </w:tr>
      <w:tr w:rsidR="00A2763F" w:rsidRPr="00F43973" w:rsidTr="00471ABF">
        <w:trPr>
          <w:cantSplit/>
        </w:trPr>
        <w:tc>
          <w:tcPr>
            <w:tcW w:w="993" w:type="dxa"/>
            <w:tcBorders>
              <w:bottom w:val="nil"/>
            </w:tcBorders>
            <w:vAlign w:val="center"/>
          </w:tcPr>
          <w:p w:rsidR="00A2763F" w:rsidRPr="00F43973" w:rsidRDefault="00A2763F" w:rsidP="00471ABF">
            <w:pPr>
              <w:rPr>
                <w:lang w:val="de-DE"/>
                <w:rPrChange w:id="778" w:author="Lessner, Jan" w:date="2024-12-05T11:12:00Z">
                  <w:rPr>
                    <w:lang w:val="de-DE"/>
                  </w:rPr>
                </w:rPrChange>
              </w:rPr>
            </w:pPr>
            <w:r w:rsidRPr="00F43973">
              <w:rPr>
                <w:lang w:val="de-DE"/>
                <w:rPrChange w:id="779" w:author="Lessner, Jan" w:date="2024-12-05T11:12:00Z">
                  <w:rPr>
                    <w:lang w:val="de-DE"/>
                  </w:rPr>
                </w:rPrChange>
              </w:rPr>
              <w:fldChar w:fldCharType="begin"/>
            </w:r>
            <w:r w:rsidRPr="00F43973">
              <w:rPr>
                <w:lang w:val="de-DE"/>
                <w:rPrChange w:id="780" w:author="Lessner, Jan" w:date="2024-12-05T11:12:00Z">
                  <w:rPr>
                    <w:lang w:val="de-DE"/>
                  </w:rPr>
                </w:rPrChange>
              </w:rPr>
              <w:instrText xml:space="preserve"> REF _Ref99631323 \r \h </w:instrText>
            </w:r>
            <w:r w:rsidRPr="00F43973">
              <w:rPr>
                <w:lang w:val="de-DE"/>
                <w:rPrChange w:id="781" w:author="Lessner, Jan" w:date="2024-12-05T11:12:00Z">
                  <w:rPr>
                    <w:lang w:val="de-DE"/>
                  </w:rPr>
                </w:rPrChange>
              </w:rPr>
            </w:r>
            <w:r w:rsidR="00F43973">
              <w:rPr>
                <w:lang w:val="de-DE"/>
              </w:rPr>
              <w:instrText xml:space="preserve"> \* MERGEFORMAT </w:instrText>
            </w:r>
            <w:r w:rsidRPr="00F43973">
              <w:rPr>
                <w:lang w:val="de-DE"/>
                <w:rPrChange w:id="782" w:author="Lessner, Jan" w:date="2024-12-05T11:12:00Z">
                  <w:rPr>
                    <w:lang w:val="de-DE"/>
                  </w:rPr>
                </w:rPrChange>
              </w:rPr>
              <w:fldChar w:fldCharType="separate"/>
            </w:r>
            <w:r w:rsidR="000C7408" w:rsidRPr="00F43973">
              <w:rPr>
                <w:lang w:val="de-DE"/>
                <w:rPrChange w:id="783" w:author="Lessner, Jan" w:date="2024-12-05T11:12:00Z">
                  <w:rPr>
                    <w:lang w:val="de-DE"/>
                  </w:rPr>
                </w:rPrChange>
              </w:rPr>
              <w:t>2.3</w:t>
            </w:r>
            <w:r w:rsidRPr="00F43973">
              <w:rPr>
                <w:lang w:val="de-DE"/>
                <w:rPrChange w:id="784" w:author="Lessner, Jan" w:date="2024-12-05T11:12:00Z">
                  <w:rPr>
                    <w:lang w:val="de-DE"/>
                  </w:rPr>
                </w:rPrChange>
              </w:rPr>
              <w:fldChar w:fldCharType="end"/>
            </w:r>
          </w:p>
        </w:tc>
        <w:tc>
          <w:tcPr>
            <w:tcW w:w="1417" w:type="dxa"/>
            <w:tcBorders>
              <w:bottom w:val="nil"/>
            </w:tcBorders>
            <w:vAlign w:val="center"/>
          </w:tcPr>
          <w:p w:rsidR="00A2763F" w:rsidRPr="00F43973" w:rsidRDefault="00A2763F" w:rsidP="00471ABF">
            <w:pPr>
              <w:rPr>
                <w:lang w:val="de-DE"/>
                <w:rPrChange w:id="785" w:author="Lessner, Jan" w:date="2024-12-05T11:12:00Z">
                  <w:rPr>
                    <w:lang w:val="de-DE"/>
                  </w:rPr>
                </w:rPrChange>
              </w:rPr>
            </w:pPr>
          </w:p>
        </w:tc>
        <w:tc>
          <w:tcPr>
            <w:tcW w:w="7438" w:type="dxa"/>
            <w:gridSpan w:val="2"/>
            <w:tcBorders>
              <w:bottom w:val="nil"/>
            </w:tcBorders>
          </w:tcPr>
          <w:p w:rsidR="00A2763F" w:rsidRPr="00F43973" w:rsidRDefault="00FD1762" w:rsidP="00471ABF">
            <w:pPr>
              <w:pStyle w:val="Exception"/>
              <w:numPr>
                <w:ilvl w:val="0"/>
                <w:numId w:val="2"/>
              </w:numPr>
              <w:rPr>
                <w:i/>
                <w:lang w:val="de-DE"/>
                <w:rPrChange w:id="786" w:author="Lessner, Jan" w:date="2024-12-05T11:12:00Z">
                  <w:rPr>
                    <w:i/>
                    <w:lang w:val="de-DE"/>
                  </w:rPr>
                </w:rPrChange>
              </w:rPr>
            </w:pPr>
            <w:bookmarkStart w:id="787" w:name="_Ref183428504"/>
            <w:r w:rsidRPr="00F43973">
              <w:rPr>
                <w:lang w:val="de-DE"/>
                <w:rPrChange w:id="788" w:author="Lessner, Jan" w:date="2024-12-05T11:12:00Z">
                  <w:rPr>
                    <w:lang w:val="de-DE"/>
                  </w:rPr>
                </w:rPrChange>
              </w:rPr>
              <w:t>Keine Instanziierung möglich</w:t>
            </w:r>
            <w:bookmarkEnd w:id="787"/>
          </w:p>
        </w:tc>
      </w:tr>
      <w:tr w:rsidR="00A2763F" w:rsidRPr="00F43973" w:rsidTr="00471ABF">
        <w:trPr>
          <w:cantSplit/>
        </w:trPr>
        <w:tc>
          <w:tcPr>
            <w:tcW w:w="993" w:type="dxa"/>
            <w:tcBorders>
              <w:bottom w:val="nil"/>
            </w:tcBorders>
            <w:vAlign w:val="center"/>
          </w:tcPr>
          <w:p w:rsidR="00A2763F" w:rsidRPr="00F43973" w:rsidRDefault="00A2763F" w:rsidP="00471ABF">
            <w:pPr>
              <w:rPr>
                <w:lang w:val="de-DE"/>
                <w:rPrChange w:id="789" w:author="Lessner, Jan" w:date="2024-12-05T11:12:00Z">
                  <w:rPr>
                    <w:lang w:val="de-DE"/>
                  </w:rPr>
                </w:rPrChange>
              </w:rPr>
            </w:pPr>
            <w:r w:rsidRPr="00F43973">
              <w:rPr>
                <w:lang w:val="de-DE"/>
                <w:rPrChange w:id="790" w:author="Lessner, Jan" w:date="2024-12-05T11:12:00Z">
                  <w:rPr>
                    <w:lang w:val="de-DE"/>
                  </w:rPr>
                </w:rPrChange>
              </w:rPr>
              <w:fldChar w:fldCharType="begin"/>
            </w:r>
            <w:r w:rsidRPr="00F43973">
              <w:rPr>
                <w:lang w:val="de-DE"/>
                <w:rPrChange w:id="791" w:author="Lessner, Jan" w:date="2024-12-05T11:12:00Z">
                  <w:rPr>
                    <w:lang w:val="de-DE"/>
                  </w:rPr>
                </w:rPrChange>
              </w:rPr>
              <w:instrText xml:space="preserve"> REF _Ref99631323 \r \h </w:instrText>
            </w:r>
            <w:r w:rsidRPr="00F43973">
              <w:rPr>
                <w:lang w:val="de-DE"/>
                <w:rPrChange w:id="792" w:author="Lessner, Jan" w:date="2024-12-05T11:12:00Z">
                  <w:rPr>
                    <w:lang w:val="de-DE"/>
                  </w:rPr>
                </w:rPrChange>
              </w:rPr>
            </w:r>
            <w:r w:rsidR="00F43973">
              <w:rPr>
                <w:lang w:val="de-DE"/>
              </w:rPr>
              <w:instrText xml:space="preserve"> \* MERGEFORMAT </w:instrText>
            </w:r>
            <w:r w:rsidRPr="00F43973">
              <w:rPr>
                <w:lang w:val="de-DE"/>
                <w:rPrChange w:id="793" w:author="Lessner, Jan" w:date="2024-12-05T11:12:00Z">
                  <w:rPr>
                    <w:lang w:val="de-DE"/>
                  </w:rPr>
                </w:rPrChange>
              </w:rPr>
              <w:fldChar w:fldCharType="separate"/>
            </w:r>
            <w:r w:rsidR="000C7408" w:rsidRPr="00F43973">
              <w:rPr>
                <w:lang w:val="de-DE"/>
                <w:rPrChange w:id="794" w:author="Lessner, Jan" w:date="2024-12-05T11:12:00Z">
                  <w:rPr>
                    <w:lang w:val="de-DE"/>
                  </w:rPr>
                </w:rPrChange>
              </w:rPr>
              <w:t>2.3</w:t>
            </w:r>
            <w:r w:rsidRPr="00F43973">
              <w:rPr>
                <w:lang w:val="de-DE"/>
                <w:rPrChange w:id="795" w:author="Lessner, Jan" w:date="2024-12-05T11:12:00Z">
                  <w:rPr>
                    <w:lang w:val="de-DE"/>
                  </w:rPr>
                </w:rPrChange>
              </w:rPr>
              <w:fldChar w:fldCharType="end"/>
            </w:r>
            <w:r w:rsidRPr="00F43973">
              <w:rPr>
                <w:lang w:val="de-DE"/>
                <w:rPrChange w:id="796" w:author="Lessner, Jan" w:date="2024-12-05T11:12:00Z">
                  <w:rPr>
                    <w:lang w:val="de-DE"/>
                  </w:rPr>
                </w:rPrChange>
              </w:rPr>
              <w:t>.1</w:t>
            </w:r>
          </w:p>
        </w:tc>
        <w:tc>
          <w:tcPr>
            <w:tcW w:w="1417" w:type="dxa"/>
            <w:tcBorders>
              <w:bottom w:val="nil"/>
            </w:tcBorders>
            <w:vAlign w:val="center"/>
          </w:tcPr>
          <w:p w:rsidR="00A2763F" w:rsidRPr="00F43973" w:rsidRDefault="00FD1762" w:rsidP="00471ABF">
            <w:pPr>
              <w:rPr>
                <w:lang w:val="de-DE"/>
                <w:rPrChange w:id="797" w:author="Lessner, Jan" w:date="2024-12-05T11:12:00Z">
                  <w:rPr>
                    <w:lang w:val="de-DE"/>
                  </w:rPr>
                </w:rPrChange>
              </w:rPr>
            </w:pPr>
            <w:r w:rsidRPr="00F43973">
              <w:rPr>
                <w:lang w:val="de-DE"/>
                <w:rPrChange w:id="798" w:author="Lessner, Jan" w:date="2024-12-05T11:12:00Z">
                  <w:rPr>
                    <w:lang w:val="de-DE"/>
                  </w:rPr>
                </w:rPrChange>
              </w:rPr>
              <w:t>System</w:t>
            </w:r>
          </w:p>
        </w:tc>
        <w:tc>
          <w:tcPr>
            <w:tcW w:w="7438" w:type="dxa"/>
            <w:gridSpan w:val="2"/>
            <w:tcBorders>
              <w:bottom w:val="nil"/>
            </w:tcBorders>
          </w:tcPr>
          <w:p w:rsidR="00A2763F" w:rsidRPr="00F43973" w:rsidRDefault="00A2763F" w:rsidP="00471ABF">
            <w:pPr>
              <w:pStyle w:val="StandardWeb"/>
              <w:shd w:val="clear" w:color="auto" w:fill="FFFFFF"/>
              <w:spacing w:before="0" w:beforeAutospacing="0" w:after="0" w:afterAutospacing="0"/>
              <w:rPr>
                <w:rFonts w:ascii="Arial" w:hAnsi="Arial"/>
                <w:sz w:val="20"/>
                <w:szCs w:val="20"/>
                <w:rPrChange w:id="799" w:author="Lessner, Jan" w:date="2024-12-05T11:12:00Z">
                  <w:rPr>
                    <w:rFonts w:ascii="Arial" w:hAnsi="Arial"/>
                    <w:sz w:val="20"/>
                    <w:szCs w:val="20"/>
                  </w:rPr>
                </w:rPrChange>
              </w:rPr>
            </w:pPr>
            <w:r w:rsidRPr="00F43973">
              <w:rPr>
                <w:rFonts w:ascii="Arial" w:hAnsi="Arial"/>
                <w:sz w:val="20"/>
                <w:szCs w:val="20"/>
                <w:rPrChange w:id="800" w:author="Lessner, Jan" w:date="2024-12-05T11:12:00Z">
                  <w:rPr>
                    <w:rFonts w:ascii="Arial" w:hAnsi="Arial"/>
                    <w:sz w:val="20"/>
                    <w:szCs w:val="20"/>
                  </w:rPr>
                </w:rPrChange>
              </w:rPr>
              <w:t xml:space="preserve">Das System </w:t>
            </w:r>
            <w:r w:rsidR="00747268" w:rsidRPr="00F43973">
              <w:rPr>
                <w:rFonts w:ascii="Arial" w:hAnsi="Arial"/>
                <w:sz w:val="20"/>
                <w:szCs w:val="20"/>
                <w:rPrChange w:id="801" w:author="Lessner, Jan" w:date="2024-12-05T11:12:00Z">
                  <w:rPr>
                    <w:rFonts w:ascii="Arial" w:hAnsi="Arial"/>
                    <w:sz w:val="20"/>
                    <w:szCs w:val="20"/>
                  </w:rPr>
                </w:rPrChange>
              </w:rPr>
              <w:t xml:space="preserve">aktualisiert </w:t>
            </w:r>
            <w:r w:rsidR="007216E0" w:rsidRPr="00F43973">
              <w:rPr>
                <w:rFonts w:ascii="Arial" w:hAnsi="Arial"/>
                <w:sz w:val="20"/>
                <w:szCs w:val="20"/>
                <w:rPrChange w:id="802" w:author="Lessner, Jan" w:date="2024-12-05T11:12:00Z">
                  <w:rPr>
                    <w:rFonts w:ascii="Arial" w:hAnsi="Arial"/>
                    <w:sz w:val="20"/>
                    <w:szCs w:val="20"/>
                  </w:rPr>
                </w:rPrChange>
              </w:rPr>
              <w:t xml:space="preserve">und speichert </w:t>
            </w:r>
            <w:r w:rsidR="00747268" w:rsidRPr="00F43973">
              <w:rPr>
                <w:rFonts w:ascii="Arial" w:hAnsi="Arial"/>
                <w:sz w:val="20"/>
                <w:szCs w:val="20"/>
                <w:rPrChange w:id="803" w:author="Lessner, Jan" w:date="2024-12-05T11:12:00Z">
                  <w:rPr>
                    <w:rFonts w:ascii="Arial" w:hAnsi="Arial"/>
                    <w:sz w:val="20"/>
                    <w:szCs w:val="20"/>
                  </w:rPr>
                </w:rPrChange>
              </w:rPr>
              <w:t>den</w:t>
            </w:r>
            <w:r w:rsidR="008F2C0D" w:rsidRPr="00F43973">
              <w:rPr>
                <w:rFonts w:ascii="Arial" w:hAnsi="Arial"/>
                <w:sz w:val="20"/>
                <w:szCs w:val="20"/>
                <w:rPrChange w:id="804" w:author="Lessner, Jan" w:date="2024-12-05T11:12:00Z">
                  <w:rPr>
                    <w:rFonts w:ascii="Arial" w:hAnsi="Arial"/>
                    <w:sz w:val="20"/>
                    <w:szCs w:val="20"/>
                  </w:rPr>
                </w:rPrChange>
              </w:rPr>
              <w:t xml:space="preserve"> Protokoll</w:t>
            </w:r>
            <w:r w:rsidR="003E5009" w:rsidRPr="00F43973">
              <w:rPr>
                <w:rFonts w:ascii="Arial" w:hAnsi="Arial"/>
                <w:sz w:val="20"/>
                <w:szCs w:val="20"/>
                <w:rPrChange w:id="805" w:author="Lessner, Jan" w:date="2024-12-05T11:12:00Z">
                  <w:rPr>
                    <w:rFonts w:ascii="Arial" w:hAnsi="Arial"/>
                    <w:sz w:val="20"/>
                    <w:szCs w:val="20"/>
                  </w:rPr>
                </w:rPrChange>
              </w:rPr>
              <w:t xml:space="preserve">eintrag für die </w:t>
            </w:r>
            <w:r w:rsidR="005F5718" w:rsidRPr="00F43973">
              <w:rPr>
                <w:rFonts w:ascii="Arial" w:hAnsi="Arial"/>
                <w:sz w:val="20"/>
                <w:szCs w:val="20"/>
                <w:rPrChange w:id="806" w:author="Lessner, Jan" w:date="2024-12-05T11:12:00Z">
                  <w:rPr>
                    <w:rFonts w:ascii="Arial" w:hAnsi="Arial"/>
                    <w:sz w:val="20"/>
                    <w:szCs w:val="20"/>
                  </w:rPr>
                </w:rPrChange>
              </w:rPr>
              <w:t xml:space="preserve">aktuelle </w:t>
            </w:r>
            <w:r w:rsidR="003E5009" w:rsidRPr="00F43973">
              <w:rPr>
                <w:rFonts w:ascii="Arial" w:hAnsi="Arial"/>
                <w:sz w:val="20"/>
                <w:szCs w:val="20"/>
                <w:rPrChange w:id="807" w:author="Lessner, Jan" w:date="2024-12-05T11:12:00Z">
                  <w:rPr>
                    <w:rFonts w:ascii="Arial" w:hAnsi="Arial"/>
                    <w:sz w:val="20"/>
                    <w:szCs w:val="20"/>
                  </w:rPr>
                </w:rPrChange>
              </w:rPr>
              <w:t>Taskkonfiguration mit</w:t>
            </w:r>
          </w:p>
          <w:p w:rsidR="003E5009" w:rsidRPr="00F43973" w:rsidRDefault="003E5009" w:rsidP="003E5009">
            <w:pPr>
              <w:pStyle w:val="StandardWeb"/>
              <w:numPr>
                <w:ilvl w:val="0"/>
                <w:numId w:val="32"/>
              </w:numPr>
              <w:shd w:val="clear" w:color="auto" w:fill="FFFFFF"/>
              <w:spacing w:before="0" w:beforeAutospacing="0" w:after="0" w:afterAutospacing="0"/>
              <w:rPr>
                <w:rFonts w:ascii="Arial" w:hAnsi="Arial"/>
                <w:sz w:val="20"/>
                <w:szCs w:val="20"/>
                <w:rPrChange w:id="808" w:author="Lessner, Jan" w:date="2024-12-05T11:12:00Z">
                  <w:rPr>
                    <w:rFonts w:ascii="Arial" w:hAnsi="Arial"/>
                    <w:sz w:val="20"/>
                    <w:szCs w:val="20"/>
                  </w:rPr>
                </w:rPrChange>
              </w:rPr>
            </w:pPr>
            <w:r w:rsidRPr="00F43973">
              <w:rPr>
                <w:rFonts w:ascii="Arial" w:hAnsi="Arial"/>
                <w:sz w:val="20"/>
                <w:szCs w:val="20"/>
                <w:rPrChange w:id="809" w:author="Lessner, Jan" w:date="2024-12-05T11:12:00Z">
                  <w:rPr>
                    <w:rFonts w:ascii="Arial" w:hAnsi="Arial"/>
                    <w:sz w:val="20"/>
                    <w:szCs w:val="20"/>
                  </w:rPr>
                </w:rPrChange>
              </w:rPr>
              <w:t>Ende = &lt;jetzt&gt;</w:t>
            </w:r>
          </w:p>
          <w:p w:rsidR="008F2C0D" w:rsidRPr="00F43973" w:rsidRDefault="003E5009" w:rsidP="008F2C0D">
            <w:pPr>
              <w:pStyle w:val="StandardWeb"/>
              <w:numPr>
                <w:ilvl w:val="0"/>
                <w:numId w:val="32"/>
              </w:numPr>
              <w:shd w:val="clear" w:color="auto" w:fill="FFFFFF"/>
              <w:spacing w:before="0" w:beforeAutospacing="0" w:after="0" w:afterAutospacing="0"/>
              <w:rPr>
                <w:rFonts w:ascii="Arial" w:hAnsi="Arial"/>
                <w:sz w:val="20"/>
                <w:szCs w:val="20"/>
                <w:rPrChange w:id="810" w:author="Lessner, Jan" w:date="2024-12-05T11:12:00Z">
                  <w:rPr>
                    <w:rFonts w:ascii="Arial" w:hAnsi="Arial"/>
                    <w:sz w:val="20"/>
                    <w:szCs w:val="20"/>
                  </w:rPr>
                </w:rPrChange>
              </w:rPr>
            </w:pPr>
            <w:r w:rsidRPr="00F43973">
              <w:rPr>
                <w:rFonts w:ascii="Arial" w:hAnsi="Arial"/>
                <w:sz w:val="20"/>
                <w:szCs w:val="20"/>
                <w:rPrChange w:id="811" w:author="Lessner, Jan" w:date="2024-12-05T11:12:00Z">
                  <w:rPr>
                    <w:rFonts w:ascii="Arial" w:hAnsi="Arial"/>
                    <w:sz w:val="20"/>
                    <w:szCs w:val="20"/>
                  </w:rPr>
                </w:rPrChange>
              </w:rPr>
              <w:t xml:space="preserve">Fehlerinfo = </w:t>
            </w:r>
            <w:proofErr w:type="spellStart"/>
            <w:r w:rsidRPr="00F43973">
              <w:rPr>
                <w:rFonts w:ascii="Arial" w:hAnsi="Arial"/>
                <w:sz w:val="20"/>
                <w:szCs w:val="20"/>
                <w:rPrChange w:id="812" w:author="Lessner, Jan" w:date="2024-12-05T11:12:00Z">
                  <w:rPr>
                    <w:rFonts w:ascii="Arial" w:hAnsi="Arial"/>
                    <w:sz w:val="20"/>
                    <w:szCs w:val="20"/>
                  </w:rPr>
                </w:rPrChange>
              </w:rPr>
              <w:t>Cannot</w:t>
            </w:r>
            <w:proofErr w:type="spellEnd"/>
            <w:r w:rsidRPr="00F43973">
              <w:rPr>
                <w:rFonts w:ascii="Arial" w:hAnsi="Arial"/>
                <w:sz w:val="20"/>
                <w:szCs w:val="20"/>
                <w:rPrChange w:id="813" w:author="Lessner, Jan" w:date="2024-12-05T11:12:00Z">
                  <w:rPr>
                    <w:rFonts w:ascii="Arial" w:hAnsi="Arial"/>
                    <w:sz w:val="20"/>
                    <w:szCs w:val="20"/>
                  </w:rPr>
                </w:rPrChange>
              </w:rPr>
              <w:t xml:space="preserve"> </w:t>
            </w:r>
            <w:proofErr w:type="spellStart"/>
            <w:r w:rsidRPr="00F43973">
              <w:rPr>
                <w:rFonts w:ascii="Arial" w:hAnsi="Arial"/>
                <w:sz w:val="20"/>
                <w:szCs w:val="20"/>
                <w:rPrChange w:id="814" w:author="Lessner, Jan" w:date="2024-12-05T11:12:00Z">
                  <w:rPr>
                    <w:rFonts w:ascii="Arial" w:hAnsi="Arial"/>
                    <w:sz w:val="20"/>
                    <w:szCs w:val="20"/>
                  </w:rPr>
                </w:rPrChange>
              </w:rPr>
              <w:t>instanciate</w:t>
            </w:r>
            <w:proofErr w:type="spellEnd"/>
            <w:r w:rsidRPr="00F43973">
              <w:rPr>
                <w:rFonts w:ascii="Arial" w:hAnsi="Arial"/>
                <w:sz w:val="20"/>
                <w:szCs w:val="20"/>
                <w:rPrChange w:id="815" w:author="Lessner, Jan" w:date="2024-12-05T11:12:00Z">
                  <w:rPr>
                    <w:rFonts w:ascii="Arial" w:hAnsi="Arial"/>
                    <w:sz w:val="20"/>
                    <w:szCs w:val="20"/>
                  </w:rPr>
                </w:rPrChange>
              </w:rPr>
              <w:t xml:space="preserve"> &lt;Klassenname&gt;: &lt;</w:t>
            </w:r>
            <w:r w:rsidR="008F2C0D" w:rsidRPr="00F43973">
              <w:rPr>
                <w:rFonts w:ascii="Arial" w:hAnsi="Arial"/>
                <w:sz w:val="20"/>
                <w:szCs w:val="20"/>
                <w:rPrChange w:id="816" w:author="Lessner, Jan" w:date="2024-12-05T11:12:00Z">
                  <w:rPr>
                    <w:rFonts w:ascii="Arial" w:hAnsi="Arial"/>
                    <w:sz w:val="20"/>
                    <w:szCs w:val="20"/>
                  </w:rPr>
                </w:rPrChange>
              </w:rPr>
              <w:t xml:space="preserve">Typ und </w:t>
            </w:r>
            <w:r w:rsidRPr="00F43973">
              <w:rPr>
                <w:rFonts w:ascii="Arial" w:hAnsi="Arial"/>
                <w:sz w:val="20"/>
                <w:szCs w:val="20"/>
                <w:rPrChange w:id="817" w:author="Lessner, Jan" w:date="2024-12-05T11:12:00Z">
                  <w:rPr>
                    <w:rFonts w:ascii="Arial" w:hAnsi="Arial"/>
                    <w:sz w:val="20"/>
                    <w:szCs w:val="20"/>
                  </w:rPr>
                </w:rPrChange>
              </w:rPr>
              <w:t>Text de</w:t>
            </w:r>
            <w:r w:rsidR="008F2C0D" w:rsidRPr="00F43973">
              <w:rPr>
                <w:rFonts w:ascii="Arial" w:hAnsi="Arial"/>
                <w:sz w:val="20"/>
                <w:szCs w:val="20"/>
                <w:rPrChange w:id="818" w:author="Lessner, Jan" w:date="2024-12-05T11:12:00Z">
                  <w:rPr>
                    <w:rFonts w:ascii="Arial" w:hAnsi="Arial"/>
                    <w:sz w:val="20"/>
                    <w:szCs w:val="20"/>
                  </w:rPr>
                </w:rPrChange>
              </w:rPr>
              <w:t>r</w:t>
            </w:r>
            <w:r w:rsidRPr="00F43973">
              <w:rPr>
                <w:rFonts w:ascii="Arial" w:hAnsi="Arial"/>
                <w:sz w:val="20"/>
                <w:szCs w:val="20"/>
                <w:rPrChange w:id="819" w:author="Lessner, Jan" w:date="2024-12-05T11:12:00Z">
                  <w:rPr>
                    <w:rFonts w:ascii="Arial" w:hAnsi="Arial"/>
                    <w:sz w:val="20"/>
                    <w:szCs w:val="20"/>
                  </w:rPr>
                </w:rPrChange>
              </w:rPr>
              <w:t xml:space="preserve"> </w:t>
            </w:r>
            <w:proofErr w:type="spellStart"/>
            <w:r w:rsidRPr="00F43973">
              <w:rPr>
                <w:rFonts w:ascii="Arial" w:hAnsi="Arial"/>
                <w:sz w:val="20"/>
                <w:szCs w:val="20"/>
                <w:rPrChange w:id="820" w:author="Lessner, Jan" w:date="2024-12-05T11:12:00Z">
                  <w:rPr>
                    <w:rFonts w:ascii="Arial" w:hAnsi="Arial"/>
                    <w:sz w:val="20"/>
                    <w:szCs w:val="20"/>
                  </w:rPr>
                </w:rPrChange>
              </w:rPr>
              <w:t>Instanziierungs</w:t>
            </w:r>
            <w:r w:rsidR="008F2C0D" w:rsidRPr="00F43973">
              <w:rPr>
                <w:rFonts w:ascii="Arial" w:hAnsi="Arial"/>
                <w:sz w:val="20"/>
                <w:szCs w:val="20"/>
                <w:rPrChange w:id="821" w:author="Lessner, Jan" w:date="2024-12-05T11:12:00Z">
                  <w:rPr>
                    <w:rFonts w:ascii="Arial" w:hAnsi="Arial"/>
                    <w:sz w:val="20"/>
                    <w:szCs w:val="20"/>
                  </w:rPr>
                </w:rPrChange>
              </w:rPr>
              <w:t>-Exception</w:t>
            </w:r>
            <w:proofErr w:type="spellEnd"/>
            <w:r w:rsidRPr="00F43973">
              <w:rPr>
                <w:rFonts w:ascii="Arial" w:hAnsi="Arial"/>
                <w:sz w:val="20"/>
                <w:szCs w:val="20"/>
                <w:rPrChange w:id="822" w:author="Lessner, Jan" w:date="2024-12-05T11:12:00Z">
                  <w:rPr>
                    <w:rFonts w:ascii="Arial" w:hAnsi="Arial"/>
                    <w:sz w:val="20"/>
                    <w:szCs w:val="20"/>
                  </w:rPr>
                </w:rPrChange>
              </w:rPr>
              <w:t>&gt;</w:t>
            </w:r>
          </w:p>
          <w:p w:rsidR="00747268" w:rsidRPr="00F43973" w:rsidRDefault="00747268" w:rsidP="008F2C0D">
            <w:pPr>
              <w:pStyle w:val="StandardWeb"/>
              <w:numPr>
                <w:ilvl w:val="0"/>
                <w:numId w:val="32"/>
              </w:numPr>
              <w:shd w:val="clear" w:color="auto" w:fill="FFFFFF"/>
              <w:spacing w:before="0" w:beforeAutospacing="0" w:after="0" w:afterAutospacing="0"/>
              <w:rPr>
                <w:rFonts w:ascii="Arial" w:hAnsi="Arial"/>
                <w:sz w:val="20"/>
                <w:szCs w:val="20"/>
                <w:rPrChange w:id="823" w:author="Lessner, Jan" w:date="2024-12-05T11:12:00Z">
                  <w:rPr>
                    <w:rFonts w:ascii="Arial" w:hAnsi="Arial"/>
                    <w:sz w:val="20"/>
                    <w:szCs w:val="20"/>
                  </w:rPr>
                </w:rPrChange>
              </w:rPr>
            </w:pPr>
            <w:r w:rsidRPr="00F43973">
              <w:rPr>
                <w:rFonts w:ascii="Arial" w:hAnsi="Arial"/>
                <w:sz w:val="20"/>
                <w:szCs w:val="20"/>
                <w:rPrChange w:id="824" w:author="Lessner, Jan" w:date="2024-12-05T11:12:00Z">
                  <w:rPr>
                    <w:rFonts w:ascii="Arial" w:hAnsi="Arial"/>
                    <w:sz w:val="20"/>
                    <w:szCs w:val="20"/>
                  </w:rPr>
                </w:rPrChange>
              </w:rPr>
              <w:t>Info = &lt;leer&gt;</w:t>
            </w:r>
          </w:p>
        </w:tc>
      </w:tr>
      <w:tr w:rsidR="007A2C35" w:rsidRPr="00F43973" w:rsidTr="008875DF">
        <w:trPr>
          <w:cantSplit/>
        </w:trPr>
        <w:tc>
          <w:tcPr>
            <w:tcW w:w="993" w:type="dxa"/>
            <w:tcBorders>
              <w:bottom w:val="nil"/>
            </w:tcBorders>
            <w:vAlign w:val="center"/>
          </w:tcPr>
          <w:p w:rsidR="007A2C35" w:rsidRPr="00F43973" w:rsidRDefault="007A2C35" w:rsidP="008875DF">
            <w:pPr>
              <w:rPr>
                <w:lang w:val="de-DE"/>
                <w:rPrChange w:id="825" w:author="Lessner, Jan" w:date="2024-12-05T11:12:00Z">
                  <w:rPr>
                    <w:lang w:val="de-DE"/>
                  </w:rPr>
                </w:rPrChange>
              </w:rPr>
            </w:pPr>
            <w:r w:rsidRPr="00F43973">
              <w:rPr>
                <w:lang w:val="de-DE"/>
                <w:rPrChange w:id="826" w:author="Lessner, Jan" w:date="2024-12-05T11:12:00Z">
                  <w:rPr>
                    <w:lang w:val="de-DE"/>
                  </w:rPr>
                </w:rPrChange>
              </w:rPr>
              <w:fldChar w:fldCharType="begin"/>
            </w:r>
            <w:r w:rsidRPr="00F43973">
              <w:rPr>
                <w:lang w:val="de-DE"/>
                <w:rPrChange w:id="827" w:author="Lessner, Jan" w:date="2024-12-05T11:12:00Z">
                  <w:rPr>
                    <w:lang w:val="de-DE"/>
                  </w:rPr>
                </w:rPrChange>
              </w:rPr>
              <w:instrText xml:space="preserve"> REF _Ref99631323 \r \h </w:instrText>
            </w:r>
            <w:r w:rsidRPr="00F43973">
              <w:rPr>
                <w:lang w:val="de-DE"/>
                <w:rPrChange w:id="828" w:author="Lessner, Jan" w:date="2024-12-05T11:12:00Z">
                  <w:rPr>
                    <w:lang w:val="de-DE"/>
                  </w:rPr>
                </w:rPrChange>
              </w:rPr>
            </w:r>
            <w:r w:rsidR="00F43973">
              <w:rPr>
                <w:lang w:val="de-DE"/>
              </w:rPr>
              <w:instrText xml:space="preserve"> \* MERGEFORMAT </w:instrText>
            </w:r>
            <w:r w:rsidRPr="00F43973">
              <w:rPr>
                <w:lang w:val="de-DE"/>
                <w:rPrChange w:id="829" w:author="Lessner, Jan" w:date="2024-12-05T11:12:00Z">
                  <w:rPr>
                    <w:lang w:val="de-DE"/>
                  </w:rPr>
                </w:rPrChange>
              </w:rPr>
              <w:fldChar w:fldCharType="separate"/>
            </w:r>
            <w:r w:rsidR="000C7408" w:rsidRPr="00F43973">
              <w:rPr>
                <w:lang w:val="de-DE"/>
                <w:rPrChange w:id="830" w:author="Lessner, Jan" w:date="2024-12-05T11:12:00Z">
                  <w:rPr>
                    <w:lang w:val="de-DE"/>
                  </w:rPr>
                </w:rPrChange>
              </w:rPr>
              <w:t>2.3</w:t>
            </w:r>
            <w:r w:rsidRPr="00F43973">
              <w:rPr>
                <w:lang w:val="de-DE"/>
                <w:rPrChange w:id="831" w:author="Lessner, Jan" w:date="2024-12-05T11:12:00Z">
                  <w:rPr>
                    <w:lang w:val="de-DE"/>
                  </w:rPr>
                </w:rPrChange>
              </w:rPr>
              <w:fldChar w:fldCharType="end"/>
            </w:r>
            <w:r w:rsidRPr="00F43973">
              <w:rPr>
                <w:lang w:val="de-DE"/>
                <w:rPrChange w:id="832" w:author="Lessner, Jan" w:date="2024-12-05T11:12:00Z">
                  <w:rPr>
                    <w:lang w:val="de-DE"/>
                  </w:rPr>
                </w:rPrChange>
              </w:rPr>
              <w:t>.2</w:t>
            </w:r>
          </w:p>
        </w:tc>
        <w:tc>
          <w:tcPr>
            <w:tcW w:w="1417" w:type="dxa"/>
            <w:tcBorders>
              <w:bottom w:val="nil"/>
            </w:tcBorders>
            <w:vAlign w:val="center"/>
          </w:tcPr>
          <w:p w:rsidR="007A2C35" w:rsidRPr="00F43973" w:rsidRDefault="007A2C35" w:rsidP="008875DF">
            <w:pPr>
              <w:rPr>
                <w:lang w:val="de-DE"/>
                <w:rPrChange w:id="833" w:author="Lessner, Jan" w:date="2024-12-05T11:12:00Z">
                  <w:rPr>
                    <w:lang w:val="de-DE"/>
                  </w:rPr>
                </w:rPrChange>
              </w:rPr>
            </w:pPr>
            <w:r w:rsidRPr="00F43973">
              <w:rPr>
                <w:lang w:val="de-DE"/>
                <w:rPrChange w:id="834" w:author="Lessner, Jan" w:date="2024-12-05T11:12:00Z">
                  <w:rPr>
                    <w:lang w:val="de-DE"/>
                  </w:rPr>
                </w:rPrChange>
              </w:rPr>
              <w:t>System</w:t>
            </w:r>
          </w:p>
        </w:tc>
        <w:tc>
          <w:tcPr>
            <w:tcW w:w="7438" w:type="dxa"/>
            <w:gridSpan w:val="2"/>
            <w:tcBorders>
              <w:bottom w:val="nil"/>
            </w:tcBorders>
          </w:tcPr>
          <w:p w:rsidR="007A2C35" w:rsidRPr="00F43973" w:rsidRDefault="007A2C35" w:rsidP="008875DF">
            <w:pPr>
              <w:pStyle w:val="StandardWeb"/>
              <w:shd w:val="clear" w:color="auto" w:fill="FFFFFF"/>
              <w:spacing w:before="0" w:beforeAutospacing="0" w:after="0" w:afterAutospacing="0"/>
              <w:rPr>
                <w:rFonts w:ascii="Arial" w:hAnsi="Arial"/>
                <w:sz w:val="20"/>
                <w:szCs w:val="20"/>
                <w:rPrChange w:id="835" w:author="Lessner, Jan" w:date="2024-12-05T11:12:00Z">
                  <w:rPr>
                    <w:rFonts w:ascii="Arial" w:hAnsi="Arial"/>
                    <w:sz w:val="20"/>
                    <w:szCs w:val="20"/>
                  </w:rPr>
                </w:rPrChange>
              </w:rPr>
            </w:pPr>
            <w:r w:rsidRPr="00F43973">
              <w:rPr>
                <w:rFonts w:ascii="Arial" w:hAnsi="Arial"/>
                <w:sz w:val="20"/>
                <w:szCs w:val="20"/>
                <w:rPrChange w:id="836" w:author="Lessner, Jan" w:date="2024-12-05T11:12:00Z">
                  <w:rPr>
                    <w:rFonts w:ascii="Arial" w:hAnsi="Arial"/>
                    <w:sz w:val="20"/>
                    <w:szCs w:val="20"/>
                  </w:rPr>
                </w:rPrChange>
              </w:rPr>
              <w:t>Das System protokolliert die Fehlerinfo zusätzlich im Systemlog</w:t>
            </w:r>
          </w:p>
        </w:tc>
      </w:tr>
      <w:tr w:rsidR="007A2C35" w:rsidRPr="00F43973" w:rsidTr="008875DF">
        <w:trPr>
          <w:cantSplit/>
        </w:trPr>
        <w:tc>
          <w:tcPr>
            <w:tcW w:w="993" w:type="dxa"/>
            <w:tcBorders>
              <w:bottom w:val="nil"/>
            </w:tcBorders>
            <w:vAlign w:val="center"/>
          </w:tcPr>
          <w:p w:rsidR="007A2C35" w:rsidRPr="00F43973" w:rsidRDefault="007A2C35" w:rsidP="008875DF">
            <w:pPr>
              <w:rPr>
                <w:lang w:val="de-DE"/>
                <w:rPrChange w:id="837" w:author="Lessner, Jan" w:date="2024-12-05T11:12:00Z">
                  <w:rPr>
                    <w:lang w:val="de-DE"/>
                  </w:rPr>
                </w:rPrChange>
              </w:rPr>
            </w:pPr>
            <w:r w:rsidRPr="00F43973">
              <w:rPr>
                <w:lang w:val="de-DE"/>
                <w:rPrChange w:id="838" w:author="Lessner, Jan" w:date="2024-12-05T11:12:00Z">
                  <w:rPr>
                    <w:lang w:val="de-DE"/>
                  </w:rPr>
                </w:rPrChange>
              </w:rPr>
              <w:lastRenderedPageBreak/>
              <w:fldChar w:fldCharType="begin"/>
            </w:r>
            <w:r w:rsidRPr="00F43973">
              <w:rPr>
                <w:lang w:val="de-DE"/>
                <w:rPrChange w:id="839" w:author="Lessner, Jan" w:date="2024-12-05T11:12:00Z">
                  <w:rPr>
                    <w:lang w:val="de-DE"/>
                  </w:rPr>
                </w:rPrChange>
              </w:rPr>
              <w:instrText xml:space="preserve"> REF _Ref99631323 \r \h </w:instrText>
            </w:r>
            <w:r w:rsidRPr="00F43973">
              <w:rPr>
                <w:lang w:val="de-DE"/>
                <w:rPrChange w:id="840" w:author="Lessner, Jan" w:date="2024-12-05T11:12:00Z">
                  <w:rPr>
                    <w:lang w:val="de-DE"/>
                  </w:rPr>
                </w:rPrChange>
              </w:rPr>
            </w:r>
            <w:r w:rsidR="00F43973">
              <w:rPr>
                <w:lang w:val="de-DE"/>
              </w:rPr>
              <w:instrText xml:space="preserve"> \* MERGEFORMAT </w:instrText>
            </w:r>
            <w:r w:rsidRPr="00F43973">
              <w:rPr>
                <w:lang w:val="de-DE"/>
                <w:rPrChange w:id="841" w:author="Lessner, Jan" w:date="2024-12-05T11:12:00Z">
                  <w:rPr>
                    <w:lang w:val="de-DE"/>
                  </w:rPr>
                </w:rPrChange>
              </w:rPr>
              <w:fldChar w:fldCharType="separate"/>
            </w:r>
            <w:r w:rsidR="000C7408" w:rsidRPr="00F43973">
              <w:rPr>
                <w:lang w:val="de-DE"/>
                <w:rPrChange w:id="842" w:author="Lessner, Jan" w:date="2024-12-05T11:12:00Z">
                  <w:rPr>
                    <w:lang w:val="de-DE"/>
                  </w:rPr>
                </w:rPrChange>
              </w:rPr>
              <w:t>2.3</w:t>
            </w:r>
            <w:r w:rsidRPr="00F43973">
              <w:rPr>
                <w:lang w:val="de-DE"/>
                <w:rPrChange w:id="843" w:author="Lessner, Jan" w:date="2024-12-05T11:12:00Z">
                  <w:rPr>
                    <w:lang w:val="de-DE"/>
                  </w:rPr>
                </w:rPrChange>
              </w:rPr>
              <w:fldChar w:fldCharType="end"/>
            </w:r>
            <w:r w:rsidRPr="00F43973">
              <w:rPr>
                <w:lang w:val="de-DE"/>
                <w:rPrChange w:id="844" w:author="Lessner, Jan" w:date="2024-12-05T11:12:00Z">
                  <w:rPr>
                    <w:lang w:val="de-DE"/>
                  </w:rPr>
                </w:rPrChange>
              </w:rPr>
              <w:t>.3</w:t>
            </w:r>
          </w:p>
        </w:tc>
        <w:tc>
          <w:tcPr>
            <w:tcW w:w="1417" w:type="dxa"/>
            <w:tcBorders>
              <w:bottom w:val="nil"/>
            </w:tcBorders>
            <w:vAlign w:val="center"/>
          </w:tcPr>
          <w:p w:rsidR="007A2C35" w:rsidRPr="00F43973" w:rsidRDefault="007A2C35" w:rsidP="008875DF">
            <w:pPr>
              <w:rPr>
                <w:lang w:val="de-DE"/>
                <w:rPrChange w:id="845" w:author="Lessner, Jan" w:date="2024-12-05T11:12:00Z">
                  <w:rPr>
                    <w:lang w:val="de-DE"/>
                  </w:rPr>
                </w:rPrChange>
              </w:rPr>
            </w:pPr>
            <w:r w:rsidRPr="00F43973">
              <w:rPr>
                <w:lang w:val="de-DE"/>
                <w:rPrChange w:id="846" w:author="Lessner, Jan" w:date="2024-12-05T11:12:00Z">
                  <w:rPr>
                    <w:lang w:val="de-DE"/>
                  </w:rPr>
                </w:rPrChange>
              </w:rPr>
              <w:t>System</w:t>
            </w:r>
          </w:p>
        </w:tc>
        <w:tc>
          <w:tcPr>
            <w:tcW w:w="7438" w:type="dxa"/>
            <w:gridSpan w:val="2"/>
            <w:tcBorders>
              <w:bottom w:val="nil"/>
            </w:tcBorders>
          </w:tcPr>
          <w:p w:rsidR="007A2C35" w:rsidRPr="00F43973" w:rsidRDefault="007A2C35" w:rsidP="008875DF">
            <w:pPr>
              <w:pStyle w:val="StandardWeb"/>
              <w:shd w:val="clear" w:color="auto" w:fill="FFFFFF"/>
              <w:spacing w:before="0" w:beforeAutospacing="0" w:after="0" w:afterAutospacing="0"/>
              <w:rPr>
                <w:rFonts w:ascii="Arial" w:hAnsi="Arial"/>
                <w:sz w:val="20"/>
                <w:szCs w:val="20"/>
                <w:rPrChange w:id="847" w:author="Lessner, Jan" w:date="2024-12-05T11:12:00Z">
                  <w:rPr>
                    <w:rFonts w:ascii="Arial" w:hAnsi="Arial"/>
                    <w:sz w:val="20"/>
                    <w:szCs w:val="20"/>
                  </w:rPr>
                </w:rPrChange>
              </w:rPr>
            </w:pPr>
            <w:r w:rsidRPr="00F43973">
              <w:rPr>
                <w:rFonts w:ascii="Arial" w:hAnsi="Arial"/>
                <w:sz w:val="20"/>
                <w:szCs w:val="20"/>
                <w:rPrChange w:id="848" w:author="Lessner, Jan" w:date="2024-12-05T11:12:00Z">
                  <w:rPr>
                    <w:rFonts w:ascii="Arial" w:hAnsi="Arial"/>
                    <w:sz w:val="20"/>
                    <w:szCs w:val="20"/>
                  </w:rPr>
                </w:rPrChange>
              </w:rPr>
              <w:t xml:space="preserve">Das System dokumentiert den fehlerhaften Abschluss des Tasks im </w:t>
            </w:r>
            <w:proofErr w:type="spellStart"/>
            <w:r w:rsidRPr="00F43973">
              <w:rPr>
                <w:rFonts w:ascii="Arial" w:hAnsi="Arial"/>
                <w:sz w:val="20"/>
                <w:szCs w:val="20"/>
                <w:rPrChange w:id="849" w:author="Lessner, Jan" w:date="2024-12-05T11:12:00Z">
                  <w:rPr>
                    <w:rFonts w:ascii="Arial" w:hAnsi="Arial"/>
                    <w:sz w:val="20"/>
                    <w:szCs w:val="20"/>
                  </w:rPr>
                </w:rPrChange>
              </w:rPr>
              <w:t>Activiti</w:t>
            </w:r>
            <w:proofErr w:type="spellEnd"/>
            <w:r w:rsidRPr="00F43973">
              <w:rPr>
                <w:rFonts w:ascii="Arial" w:hAnsi="Arial"/>
                <w:sz w:val="20"/>
                <w:szCs w:val="20"/>
                <w:rPrChange w:id="850" w:author="Lessner, Jan" w:date="2024-12-05T11:12:00Z">
                  <w:rPr>
                    <w:rFonts w:ascii="Arial" w:hAnsi="Arial"/>
                    <w:sz w:val="20"/>
                    <w:szCs w:val="20"/>
                  </w:rPr>
                </w:rPrChange>
              </w:rPr>
              <w:t>-Prozess durch</w:t>
            </w:r>
          </w:p>
          <w:p w:rsidR="007A2C35" w:rsidRPr="00F43973" w:rsidRDefault="007A2C35" w:rsidP="007A2C35">
            <w:pPr>
              <w:pStyle w:val="StandardWeb"/>
              <w:numPr>
                <w:ilvl w:val="0"/>
                <w:numId w:val="34"/>
              </w:numPr>
              <w:shd w:val="clear" w:color="auto" w:fill="FFFFFF"/>
              <w:spacing w:before="0" w:beforeAutospacing="0" w:after="0" w:afterAutospacing="0"/>
              <w:rPr>
                <w:rFonts w:ascii="Arial" w:hAnsi="Arial"/>
                <w:sz w:val="20"/>
                <w:szCs w:val="20"/>
                <w:rPrChange w:id="851" w:author="Lessner, Jan" w:date="2024-12-05T11:12:00Z">
                  <w:rPr>
                    <w:rFonts w:ascii="Arial" w:hAnsi="Arial"/>
                    <w:sz w:val="20"/>
                    <w:szCs w:val="20"/>
                  </w:rPr>
                </w:rPrChange>
              </w:rPr>
            </w:pPr>
            <w:r w:rsidRPr="00F43973">
              <w:rPr>
                <w:rFonts w:ascii="Arial" w:hAnsi="Arial"/>
                <w:sz w:val="20"/>
                <w:szCs w:val="20"/>
                <w:rPrChange w:id="852" w:author="Lessner, Jan" w:date="2024-12-05T11:12:00Z">
                  <w:rPr>
                    <w:rFonts w:ascii="Arial" w:hAnsi="Arial"/>
                    <w:sz w:val="20"/>
                    <w:szCs w:val="20"/>
                  </w:rPr>
                </w:rPrChange>
              </w:rPr>
              <w:t xml:space="preserve">Aufnahme der Fehlerinfo im </w:t>
            </w:r>
            <w:proofErr w:type="spellStart"/>
            <w:r w:rsidRPr="00F43973">
              <w:rPr>
                <w:rFonts w:ascii="Arial" w:hAnsi="Arial"/>
                <w:sz w:val="20"/>
                <w:szCs w:val="20"/>
                <w:rPrChange w:id="853" w:author="Lessner, Jan" w:date="2024-12-05T11:12:00Z">
                  <w:rPr>
                    <w:rFonts w:ascii="Arial" w:hAnsi="Arial"/>
                    <w:sz w:val="20"/>
                    <w:szCs w:val="20"/>
                  </w:rPr>
                </w:rPrChange>
              </w:rPr>
              <w:t>Activity</w:t>
            </w:r>
            <w:proofErr w:type="spellEnd"/>
            <w:r w:rsidRPr="00F43973">
              <w:rPr>
                <w:rFonts w:ascii="Arial" w:hAnsi="Arial"/>
                <w:sz w:val="20"/>
                <w:szCs w:val="20"/>
                <w:rPrChange w:id="854" w:author="Lessner, Jan" w:date="2024-12-05T11:12:00Z">
                  <w:rPr>
                    <w:rFonts w:ascii="Arial" w:hAnsi="Arial"/>
                    <w:sz w:val="20"/>
                    <w:szCs w:val="20"/>
                  </w:rPr>
                </w:rPrChange>
              </w:rPr>
              <w:t xml:space="preserve">-Prozesslog </w:t>
            </w:r>
            <w:r w:rsidRPr="00F43973">
              <w:rPr>
                <w:rFonts w:ascii="Arial" w:hAnsi="Arial"/>
                <w:i/>
                <w:sz w:val="20"/>
                <w:szCs w:val="20"/>
                <w:rPrChange w:id="855" w:author="Lessner, Jan" w:date="2024-12-05T11:12:00Z">
                  <w:rPr>
                    <w:rFonts w:ascii="Arial" w:hAnsi="Arial"/>
                    <w:i/>
                    <w:sz w:val="20"/>
                    <w:szCs w:val="20"/>
                  </w:rPr>
                </w:rPrChange>
              </w:rPr>
              <w:t>(</w:t>
            </w:r>
            <w:proofErr w:type="spellStart"/>
            <w:r w:rsidRPr="00F43973">
              <w:rPr>
                <w:rFonts w:ascii="Arial" w:hAnsi="Arial"/>
                <w:i/>
                <w:sz w:val="20"/>
                <w:szCs w:val="20"/>
                <w:rPrChange w:id="856" w:author="Lessner, Jan" w:date="2024-12-05T11:12:00Z">
                  <w:rPr>
                    <w:rFonts w:ascii="Arial" w:hAnsi="Arial"/>
                    <w:i/>
                    <w:sz w:val="20"/>
                    <w:szCs w:val="20"/>
                  </w:rPr>
                </w:rPrChange>
              </w:rPr>
              <w:t>RunLifeCycleHandler#appendErrorMessageLine</w:t>
            </w:r>
            <w:proofErr w:type="spellEnd"/>
            <w:r w:rsidRPr="00F43973">
              <w:rPr>
                <w:rFonts w:ascii="Arial" w:hAnsi="Arial"/>
                <w:i/>
                <w:sz w:val="20"/>
                <w:szCs w:val="20"/>
                <w:rPrChange w:id="857" w:author="Lessner, Jan" w:date="2024-12-05T11:12:00Z">
                  <w:rPr>
                    <w:rFonts w:ascii="Arial" w:hAnsi="Arial"/>
                    <w:i/>
                    <w:sz w:val="20"/>
                    <w:szCs w:val="20"/>
                  </w:rPr>
                </w:rPrChange>
              </w:rPr>
              <w:t>)</w:t>
            </w:r>
            <w:r w:rsidRPr="00F43973">
              <w:rPr>
                <w:rFonts w:ascii="Arial" w:hAnsi="Arial"/>
                <w:sz w:val="20"/>
                <w:szCs w:val="20"/>
                <w:rPrChange w:id="858" w:author="Lessner, Jan" w:date="2024-12-05T11:12:00Z">
                  <w:rPr>
                    <w:rFonts w:ascii="Arial" w:hAnsi="Arial"/>
                    <w:sz w:val="20"/>
                    <w:szCs w:val="20"/>
                  </w:rPr>
                </w:rPrChange>
              </w:rPr>
              <w:t xml:space="preserve"> und</w:t>
            </w:r>
          </w:p>
          <w:p w:rsidR="007A2C35" w:rsidRPr="00F43973" w:rsidRDefault="007A2C35" w:rsidP="007A2C35">
            <w:pPr>
              <w:pStyle w:val="StandardWeb"/>
              <w:numPr>
                <w:ilvl w:val="0"/>
                <w:numId w:val="34"/>
              </w:numPr>
              <w:shd w:val="clear" w:color="auto" w:fill="FFFFFF"/>
              <w:spacing w:before="0" w:beforeAutospacing="0" w:after="0" w:afterAutospacing="0"/>
              <w:rPr>
                <w:rFonts w:ascii="Arial" w:hAnsi="Arial"/>
                <w:sz w:val="20"/>
                <w:szCs w:val="20"/>
                <w:rPrChange w:id="859" w:author="Lessner, Jan" w:date="2024-12-05T11:12:00Z">
                  <w:rPr>
                    <w:rFonts w:ascii="Arial" w:hAnsi="Arial"/>
                    <w:sz w:val="20"/>
                    <w:szCs w:val="20"/>
                  </w:rPr>
                </w:rPrChange>
              </w:rPr>
            </w:pPr>
            <w:r w:rsidRPr="00F43973">
              <w:rPr>
                <w:rFonts w:ascii="Arial" w:hAnsi="Arial"/>
                <w:sz w:val="20"/>
                <w:szCs w:val="20"/>
                <w:rPrChange w:id="860" w:author="Lessner, Jan" w:date="2024-12-05T11:12:00Z">
                  <w:rPr>
                    <w:rFonts w:ascii="Arial" w:hAnsi="Arial"/>
                    <w:sz w:val="20"/>
                    <w:szCs w:val="20"/>
                  </w:rPr>
                </w:rPrChange>
              </w:rPr>
              <w:t xml:space="preserve">Erhöhen des Vorgangszählers im </w:t>
            </w:r>
            <w:proofErr w:type="spellStart"/>
            <w:r w:rsidRPr="00F43973">
              <w:rPr>
                <w:rFonts w:ascii="Arial" w:hAnsi="Arial"/>
                <w:sz w:val="20"/>
                <w:szCs w:val="20"/>
                <w:rPrChange w:id="861" w:author="Lessner, Jan" w:date="2024-12-05T11:12:00Z">
                  <w:rPr>
                    <w:rFonts w:ascii="Arial" w:hAnsi="Arial"/>
                    <w:sz w:val="20"/>
                    <w:szCs w:val="20"/>
                  </w:rPr>
                </w:rPrChange>
              </w:rPr>
              <w:t>Activity</w:t>
            </w:r>
            <w:proofErr w:type="spellEnd"/>
            <w:r w:rsidRPr="00F43973">
              <w:rPr>
                <w:rFonts w:ascii="Arial" w:hAnsi="Arial"/>
                <w:sz w:val="20"/>
                <w:szCs w:val="20"/>
                <w:rPrChange w:id="862" w:author="Lessner, Jan" w:date="2024-12-05T11:12:00Z">
                  <w:rPr>
                    <w:rFonts w:ascii="Arial" w:hAnsi="Arial"/>
                    <w:sz w:val="20"/>
                    <w:szCs w:val="20"/>
                  </w:rPr>
                </w:rPrChange>
              </w:rPr>
              <w:t xml:space="preserve">-Prozess </w:t>
            </w:r>
            <w:r w:rsidRPr="00F43973">
              <w:rPr>
                <w:rFonts w:ascii="Arial" w:hAnsi="Arial"/>
                <w:i/>
                <w:sz w:val="20"/>
                <w:szCs w:val="20"/>
                <w:rPrChange w:id="863" w:author="Lessner, Jan" w:date="2024-12-05T11:12:00Z">
                  <w:rPr>
                    <w:rFonts w:ascii="Arial" w:hAnsi="Arial"/>
                    <w:i/>
                    <w:sz w:val="20"/>
                    <w:szCs w:val="20"/>
                  </w:rPr>
                </w:rPrChange>
              </w:rPr>
              <w:t>(</w:t>
            </w:r>
            <w:proofErr w:type="spellStart"/>
            <w:r w:rsidRPr="00F43973">
              <w:rPr>
                <w:rFonts w:ascii="Arial" w:hAnsi="Arial"/>
                <w:i/>
                <w:sz w:val="20"/>
                <w:szCs w:val="20"/>
                <w:rPrChange w:id="864" w:author="Lessner, Jan" w:date="2024-12-05T11:12:00Z">
                  <w:rPr>
                    <w:rFonts w:ascii="Arial" w:hAnsi="Arial"/>
                    <w:i/>
                    <w:sz w:val="20"/>
                    <w:szCs w:val="20"/>
                  </w:rPr>
                </w:rPrChange>
              </w:rPr>
              <w:t>RunLifeCycleHandler#increaseCount</w:t>
            </w:r>
            <w:proofErr w:type="spellEnd"/>
            <w:r w:rsidRPr="00F43973">
              <w:rPr>
                <w:rFonts w:ascii="Arial" w:hAnsi="Arial"/>
                <w:i/>
                <w:sz w:val="20"/>
                <w:szCs w:val="20"/>
                <w:rPrChange w:id="865" w:author="Lessner, Jan" w:date="2024-12-05T11:12:00Z">
                  <w:rPr>
                    <w:rFonts w:ascii="Arial" w:hAnsi="Arial"/>
                    <w:i/>
                    <w:sz w:val="20"/>
                    <w:szCs w:val="20"/>
                  </w:rPr>
                </w:rPrChange>
              </w:rPr>
              <w:t>)</w:t>
            </w:r>
            <w:r w:rsidRPr="00F43973">
              <w:rPr>
                <w:rFonts w:ascii="Arial" w:hAnsi="Arial"/>
                <w:sz w:val="20"/>
                <w:szCs w:val="20"/>
                <w:rPrChange w:id="866" w:author="Lessner, Jan" w:date="2024-12-05T11:12:00Z">
                  <w:rPr>
                    <w:rFonts w:ascii="Arial" w:hAnsi="Arial"/>
                    <w:sz w:val="20"/>
                    <w:szCs w:val="20"/>
                  </w:rPr>
                </w:rPrChange>
              </w:rPr>
              <w:t>.</w:t>
            </w:r>
          </w:p>
        </w:tc>
      </w:tr>
      <w:tr w:rsidR="003E5009" w:rsidRPr="00F43973" w:rsidTr="008875DF">
        <w:trPr>
          <w:cantSplit/>
        </w:trPr>
        <w:tc>
          <w:tcPr>
            <w:tcW w:w="993" w:type="dxa"/>
            <w:tcBorders>
              <w:bottom w:val="nil"/>
            </w:tcBorders>
            <w:vAlign w:val="center"/>
          </w:tcPr>
          <w:p w:rsidR="003E5009" w:rsidRPr="00F43973" w:rsidRDefault="003E5009" w:rsidP="008875DF">
            <w:pPr>
              <w:rPr>
                <w:lang w:val="de-DE"/>
                <w:rPrChange w:id="867" w:author="Lessner, Jan" w:date="2024-12-05T11:12:00Z">
                  <w:rPr>
                    <w:lang w:val="de-DE"/>
                  </w:rPr>
                </w:rPrChange>
              </w:rPr>
            </w:pPr>
            <w:r w:rsidRPr="00F43973">
              <w:rPr>
                <w:lang w:val="de-DE"/>
                <w:rPrChange w:id="868" w:author="Lessner, Jan" w:date="2024-12-05T11:12:00Z">
                  <w:rPr>
                    <w:lang w:val="de-DE"/>
                  </w:rPr>
                </w:rPrChange>
              </w:rPr>
              <w:fldChar w:fldCharType="begin"/>
            </w:r>
            <w:r w:rsidRPr="00F43973">
              <w:rPr>
                <w:lang w:val="de-DE"/>
                <w:rPrChange w:id="869" w:author="Lessner, Jan" w:date="2024-12-05T11:12:00Z">
                  <w:rPr>
                    <w:lang w:val="de-DE"/>
                  </w:rPr>
                </w:rPrChange>
              </w:rPr>
              <w:instrText xml:space="preserve"> REF _Ref99631323 \r \h </w:instrText>
            </w:r>
            <w:r w:rsidRPr="00F43973">
              <w:rPr>
                <w:lang w:val="de-DE"/>
                <w:rPrChange w:id="870" w:author="Lessner, Jan" w:date="2024-12-05T11:12:00Z">
                  <w:rPr>
                    <w:lang w:val="de-DE"/>
                  </w:rPr>
                </w:rPrChange>
              </w:rPr>
            </w:r>
            <w:r w:rsidR="00F43973">
              <w:rPr>
                <w:lang w:val="de-DE"/>
              </w:rPr>
              <w:instrText xml:space="preserve"> \* MERGEFORMAT </w:instrText>
            </w:r>
            <w:r w:rsidRPr="00F43973">
              <w:rPr>
                <w:lang w:val="de-DE"/>
                <w:rPrChange w:id="871" w:author="Lessner, Jan" w:date="2024-12-05T11:12:00Z">
                  <w:rPr>
                    <w:lang w:val="de-DE"/>
                  </w:rPr>
                </w:rPrChange>
              </w:rPr>
              <w:fldChar w:fldCharType="separate"/>
            </w:r>
            <w:r w:rsidR="000C7408" w:rsidRPr="00F43973">
              <w:rPr>
                <w:lang w:val="de-DE"/>
                <w:rPrChange w:id="872" w:author="Lessner, Jan" w:date="2024-12-05T11:12:00Z">
                  <w:rPr>
                    <w:lang w:val="de-DE"/>
                  </w:rPr>
                </w:rPrChange>
              </w:rPr>
              <w:t>2.3</w:t>
            </w:r>
            <w:r w:rsidRPr="00F43973">
              <w:rPr>
                <w:lang w:val="de-DE"/>
                <w:rPrChange w:id="873" w:author="Lessner, Jan" w:date="2024-12-05T11:12:00Z">
                  <w:rPr>
                    <w:lang w:val="de-DE"/>
                  </w:rPr>
                </w:rPrChange>
              </w:rPr>
              <w:fldChar w:fldCharType="end"/>
            </w:r>
            <w:r w:rsidRPr="00F43973">
              <w:rPr>
                <w:lang w:val="de-DE"/>
                <w:rPrChange w:id="874" w:author="Lessner, Jan" w:date="2024-12-05T11:12:00Z">
                  <w:rPr>
                    <w:lang w:val="de-DE"/>
                  </w:rPr>
                </w:rPrChange>
              </w:rPr>
              <w:t>.</w:t>
            </w:r>
            <w:r w:rsidR="00B6537D" w:rsidRPr="00F43973">
              <w:rPr>
                <w:lang w:val="de-DE"/>
                <w:rPrChange w:id="875" w:author="Lessner, Jan" w:date="2024-12-05T11:12:00Z">
                  <w:rPr>
                    <w:lang w:val="de-DE"/>
                  </w:rPr>
                </w:rPrChange>
              </w:rPr>
              <w:t>4</w:t>
            </w:r>
          </w:p>
        </w:tc>
        <w:tc>
          <w:tcPr>
            <w:tcW w:w="1417" w:type="dxa"/>
            <w:tcBorders>
              <w:bottom w:val="nil"/>
            </w:tcBorders>
            <w:vAlign w:val="center"/>
          </w:tcPr>
          <w:p w:rsidR="003E5009" w:rsidRPr="00F43973" w:rsidRDefault="003E5009" w:rsidP="008875DF">
            <w:pPr>
              <w:rPr>
                <w:lang w:val="de-DE"/>
                <w:rPrChange w:id="876" w:author="Lessner, Jan" w:date="2024-12-05T11:12:00Z">
                  <w:rPr>
                    <w:lang w:val="de-DE"/>
                  </w:rPr>
                </w:rPrChange>
              </w:rPr>
            </w:pPr>
            <w:r w:rsidRPr="00F43973">
              <w:rPr>
                <w:lang w:val="de-DE"/>
                <w:rPrChange w:id="877" w:author="Lessner, Jan" w:date="2024-12-05T11:12:00Z">
                  <w:rPr>
                    <w:lang w:val="de-DE"/>
                  </w:rPr>
                </w:rPrChange>
              </w:rPr>
              <w:t>System</w:t>
            </w:r>
          </w:p>
        </w:tc>
        <w:tc>
          <w:tcPr>
            <w:tcW w:w="7438" w:type="dxa"/>
            <w:gridSpan w:val="2"/>
            <w:tcBorders>
              <w:bottom w:val="nil"/>
            </w:tcBorders>
          </w:tcPr>
          <w:p w:rsidR="003E5009" w:rsidRPr="00F43973" w:rsidRDefault="003E5009" w:rsidP="003E5009">
            <w:pPr>
              <w:pStyle w:val="StandardWeb"/>
              <w:shd w:val="clear" w:color="auto" w:fill="FFFFFF"/>
              <w:spacing w:before="0" w:beforeAutospacing="0" w:after="0" w:afterAutospacing="0"/>
              <w:rPr>
                <w:rFonts w:ascii="Arial" w:hAnsi="Arial"/>
                <w:sz w:val="20"/>
                <w:szCs w:val="20"/>
                <w:rPrChange w:id="878" w:author="Lessner, Jan" w:date="2024-12-05T11:12:00Z">
                  <w:rPr>
                    <w:rFonts w:ascii="Arial" w:hAnsi="Arial"/>
                    <w:sz w:val="20"/>
                    <w:szCs w:val="20"/>
                  </w:rPr>
                </w:rPrChange>
              </w:rPr>
            </w:pPr>
            <w:r w:rsidRPr="00F43973">
              <w:rPr>
                <w:rFonts w:ascii="Arial" w:hAnsi="Arial"/>
                <w:sz w:val="20"/>
                <w:szCs w:val="20"/>
                <w:rPrChange w:id="879" w:author="Lessner, Jan" w:date="2024-12-05T11:12:00Z">
                  <w:rPr>
                    <w:rFonts w:ascii="Arial" w:hAnsi="Arial"/>
                    <w:sz w:val="20"/>
                    <w:szCs w:val="20"/>
                  </w:rPr>
                </w:rPrChange>
              </w:rPr>
              <w:t xml:space="preserve">Weiter in Schritt </w:t>
            </w:r>
            <w:r w:rsidRPr="00F43973">
              <w:rPr>
                <w:rFonts w:ascii="Arial" w:hAnsi="Arial"/>
                <w:sz w:val="20"/>
                <w:szCs w:val="20"/>
                <w:rPrChange w:id="880" w:author="Lessner, Jan" w:date="2024-12-05T11:12:00Z">
                  <w:rPr>
                    <w:rFonts w:ascii="Arial" w:hAnsi="Arial"/>
                    <w:sz w:val="20"/>
                    <w:szCs w:val="20"/>
                  </w:rPr>
                </w:rPrChange>
              </w:rPr>
              <w:fldChar w:fldCharType="begin"/>
            </w:r>
            <w:r w:rsidRPr="00F43973">
              <w:rPr>
                <w:rFonts w:ascii="Arial" w:hAnsi="Arial"/>
                <w:sz w:val="20"/>
                <w:szCs w:val="20"/>
                <w:rPrChange w:id="881" w:author="Lessner, Jan" w:date="2024-12-05T11:12:00Z">
                  <w:rPr>
                    <w:rFonts w:ascii="Arial" w:hAnsi="Arial"/>
                    <w:sz w:val="20"/>
                    <w:szCs w:val="20"/>
                  </w:rPr>
                </w:rPrChange>
              </w:rPr>
              <w:instrText xml:space="preserve"> REF _Ref183184060 \r \h </w:instrText>
            </w:r>
            <w:r w:rsidRPr="00F43973">
              <w:rPr>
                <w:rFonts w:ascii="Arial" w:hAnsi="Arial"/>
                <w:sz w:val="20"/>
                <w:szCs w:val="20"/>
                <w:rPrChange w:id="882" w:author="Lessner, Jan" w:date="2024-12-05T11:12:00Z">
                  <w:rPr>
                    <w:rFonts w:ascii="Arial" w:hAnsi="Arial"/>
                    <w:sz w:val="20"/>
                    <w:szCs w:val="20"/>
                  </w:rPr>
                </w:rPrChange>
              </w:rPr>
            </w:r>
            <w:r w:rsidR="00F43973">
              <w:rPr>
                <w:rFonts w:ascii="Arial" w:hAnsi="Arial"/>
                <w:sz w:val="20"/>
                <w:szCs w:val="20"/>
              </w:rPr>
              <w:instrText xml:space="preserve"> \* MERGEFORMAT </w:instrText>
            </w:r>
            <w:r w:rsidRPr="00F43973">
              <w:rPr>
                <w:rFonts w:ascii="Arial" w:hAnsi="Arial"/>
                <w:sz w:val="20"/>
                <w:szCs w:val="20"/>
                <w:rPrChange w:id="883" w:author="Lessner, Jan" w:date="2024-12-05T11:12:00Z">
                  <w:rPr>
                    <w:rFonts w:ascii="Arial" w:hAnsi="Arial"/>
                    <w:sz w:val="20"/>
                    <w:szCs w:val="20"/>
                  </w:rPr>
                </w:rPrChange>
              </w:rPr>
              <w:fldChar w:fldCharType="separate"/>
            </w:r>
            <w:r w:rsidR="000C7408" w:rsidRPr="00F43973">
              <w:rPr>
                <w:rFonts w:ascii="Arial" w:hAnsi="Arial"/>
                <w:sz w:val="20"/>
                <w:szCs w:val="20"/>
                <w:rPrChange w:id="884" w:author="Lessner, Jan" w:date="2024-12-05T11:12:00Z">
                  <w:rPr>
                    <w:rFonts w:ascii="Arial" w:hAnsi="Arial"/>
                    <w:sz w:val="20"/>
                    <w:szCs w:val="20"/>
                  </w:rPr>
                </w:rPrChange>
              </w:rPr>
              <w:t>2</w:t>
            </w:r>
            <w:r w:rsidRPr="00F43973">
              <w:rPr>
                <w:rFonts w:ascii="Arial" w:hAnsi="Arial"/>
                <w:sz w:val="20"/>
                <w:szCs w:val="20"/>
                <w:rPrChange w:id="885" w:author="Lessner, Jan" w:date="2024-12-05T11:12:00Z">
                  <w:rPr>
                    <w:rFonts w:ascii="Arial" w:hAnsi="Arial"/>
                    <w:sz w:val="20"/>
                    <w:szCs w:val="20"/>
                  </w:rPr>
                </w:rPrChange>
              </w:rPr>
              <w:fldChar w:fldCharType="end"/>
            </w:r>
            <w:r w:rsidRPr="00F43973">
              <w:rPr>
                <w:rFonts w:ascii="Arial" w:hAnsi="Arial"/>
                <w:sz w:val="20"/>
                <w:szCs w:val="20"/>
                <w:rPrChange w:id="886" w:author="Lessner, Jan" w:date="2024-12-05T11:12:00Z">
                  <w:rPr>
                    <w:rFonts w:ascii="Arial" w:hAnsi="Arial"/>
                    <w:sz w:val="20"/>
                    <w:szCs w:val="20"/>
                  </w:rPr>
                </w:rPrChange>
              </w:rPr>
              <w:t xml:space="preserve"> mit der nächsten Konfiguration.</w:t>
            </w:r>
          </w:p>
        </w:tc>
      </w:tr>
      <w:tr w:rsidR="003E5009" w:rsidRPr="00F43973" w:rsidTr="008875DF">
        <w:trPr>
          <w:cantSplit/>
        </w:trPr>
        <w:tc>
          <w:tcPr>
            <w:tcW w:w="993" w:type="dxa"/>
            <w:tcBorders>
              <w:bottom w:val="nil"/>
            </w:tcBorders>
            <w:vAlign w:val="center"/>
          </w:tcPr>
          <w:p w:rsidR="003E5009" w:rsidRPr="00F43973" w:rsidRDefault="003E5009" w:rsidP="008875DF">
            <w:pPr>
              <w:rPr>
                <w:lang w:val="de-DE"/>
                <w:rPrChange w:id="887" w:author="Lessner, Jan" w:date="2024-12-05T11:12:00Z">
                  <w:rPr>
                    <w:lang w:val="de-DE"/>
                  </w:rPr>
                </w:rPrChange>
              </w:rPr>
            </w:pPr>
            <w:r w:rsidRPr="00F43973">
              <w:rPr>
                <w:lang w:val="de-DE"/>
                <w:rPrChange w:id="888" w:author="Lessner, Jan" w:date="2024-12-05T11:12:00Z">
                  <w:rPr>
                    <w:lang w:val="de-DE"/>
                  </w:rPr>
                </w:rPrChange>
              </w:rPr>
              <w:fldChar w:fldCharType="begin"/>
            </w:r>
            <w:r w:rsidRPr="00F43973">
              <w:rPr>
                <w:lang w:val="de-DE"/>
                <w:rPrChange w:id="889" w:author="Lessner, Jan" w:date="2024-12-05T11:12:00Z">
                  <w:rPr>
                    <w:lang w:val="de-DE"/>
                  </w:rPr>
                </w:rPrChange>
              </w:rPr>
              <w:instrText xml:space="preserve"> REF _Ref183185359 \r \h </w:instrText>
            </w:r>
            <w:r w:rsidRPr="00F43973">
              <w:rPr>
                <w:lang w:val="de-DE"/>
                <w:rPrChange w:id="890" w:author="Lessner, Jan" w:date="2024-12-05T11:12:00Z">
                  <w:rPr>
                    <w:lang w:val="de-DE"/>
                  </w:rPr>
                </w:rPrChange>
              </w:rPr>
            </w:r>
            <w:r w:rsidR="00F43973">
              <w:rPr>
                <w:lang w:val="de-DE"/>
              </w:rPr>
              <w:instrText xml:space="preserve"> \* MERGEFORMAT </w:instrText>
            </w:r>
            <w:r w:rsidRPr="00F43973">
              <w:rPr>
                <w:lang w:val="de-DE"/>
                <w:rPrChange w:id="891" w:author="Lessner, Jan" w:date="2024-12-05T11:12:00Z">
                  <w:rPr>
                    <w:lang w:val="de-DE"/>
                  </w:rPr>
                </w:rPrChange>
              </w:rPr>
              <w:fldChar w:fldCharType="separate"/>
            </w:r>
            <w:r w:rsidR="000C7408" w:rsidRPr="00F43973">
              <w:rPr>
                <w:lang w:val="de-DE"/>
                <w:rPrChange w:id="892" w:author="Lessner, Jan" w:date="2024-12-05T11:12:00Z">
                  <w:rPr>
                    <w:lang w:val="de-DE"/>
                  </w:rPr>
                </w:rPrChange>
              </w:rPr>
              <w:t>2.4</w:t>
            </w:r>
            <w:r w:rsidRPr="00F43973">
              <w:rPr>
                <w:lang w:val="de-DE"/>
                <w:rPrChange w:id="893" w:author="Lessner, Jan" w:date="2024-12-05T11:12:00Z">
                  <w:rPr>
                    <w:lang w:val="de-DE"/>
                  </w:rPr>
                </w:rPrChange>
              </w:rPr>
              <w:fldChar w:fldCharType="end"/>
            </w:r>
          </w:p>
        </w:tc>
        <w:tc>
          <w:tcPr>
            <w:tcW w:w="1417" w:type="dxa"/>
            <w:tcBorders>
              <w:bottom w:val="nil"/>
            </w:tcBorders>
            <w:vAlign w:val="center"/>
          </w:tcPr>
          <w:p w:rsidR="003E5009" w:rsidRPr="00F43973" w:rsidRDefault="003E5009" w:rsidP="008875DF">
            <w:pPr>
              <w:rPr>
                <w:lang w:val="de-DE"/>
                <w:rPrChange w:id="894" w:author="Lessner, Jan" w:date="2024-12-05T11:12:00Z">
                  <w:rPr>
                    <w:lang w:val="de-DE"/>
                  </w:rPr>
                </w:rPrChange>
              </w:rPr>
            </w:pPr>
          </w:p>
        </w:tc>
        <w:tc>
          <w:tcPr>
            <w:tcW w:w="7438" w:type="dxa"/>
            <w:gridSpan w:val="2"/>
            <w:tcBorders>
              <w:bottom w:val="nil"/>
            </w:tcBorders>
          </w:tcPr>
          <w:p w:rsidR="003E5009" w:rsidRPr="00F43973" w:rsidRDefault="003E5009" w:rsidP="008875DF">
            <w:pPr>
              <w:pStyle w:val="Exception"/>
              <w:numPr>
                <w:ilvl w:val="0"/>
                <w:numId w:val="2"/>
              </w:numPr>
              <w:rPr>
                <w:i/>
                <w:lang w:val="de-DE"/>
                <w:rPrChange w:id="895" w:author="Lessner, Jan" w:date="2024-12-05T11:12:00Z">
                  <w:rPr>
                    <w:i/>
                    <w:lang w:val="de-DE"/>
                  </w:rPr>
                </w:rPrChange>
              </w:rPr>
            </w:pPr>
            <w:bookmarkStart w:id="896" w:name="_Ref183428511"/>
            <w:r w:rsidRPr="00F43973">
              <w:rPr>
                <w:lang w:val="de-DE"/>
                <w:rPrChange w:id="897" w:author="Lessner, Jan" w:date="2024-12-05T11:12:00Z">
                  <w:rPr>
                    <w:lang w:val="de-DE"/>
                  </w:rPr>
                </w:rPrChange>
              </w:rPr>
              <w:t xml:space="preserve">Interface </w:t>
            </w:r>
            <w:proofErr w:type="spellStart"/>
            <w:r w:rsidRPr="00F43973">
              <w:rPr>
                <w:lang w:val="de-DE"/>
                <w:rPrChange w:id="898" w:author="Lessner, Jan" w:date="2024-12-05T11:12:00Z">
                  <w:rPr>
                    <w:lang w:val="de-DE"/>
                  </w:rPr>
                </w:rPrChange>
              </w:rPr>
              <w:t>MaintenanceTask</w:t>
            </w:r>
            <w:proofErr w:type="spellEnd"/>
            <w:r w:rsidRPr="00F43973">
              <w:rPr>
                <w:lang w:val="de-DE"/>
                <w:rPrChange w:id="899" w:author="Lessner, Jan" w:date="2024-12-05T11:12:00Z">
                  <w:rPr>
                    <w:lang w:val="de-DE"/>
                  </w:rPr>
                </w:rPrChange>
              </w:rPr>
              <w:t xml:space="preserve"> nicht implementiert</w:t>
            </w:r>
            <w:bookmarkEnd w:id="896"/>
          </w:p>
        </w:tc>
      </w:tr>
      <w:tr w:rsidR="003E5009" w:rsidRPr="00F43973" w:rsidTr="008875DF">
        <w:trPr>
          <w:cantSplit/>
        </w:trPr>
        <w:tc>
          <w:tcPr>
            <w:tcW w:w="993" w:type="dxa"/>
            <w:tcBorders>
              <w:bottom w:val="nil"/>
            </w:tcBorders>
            <w:vAlign w:val="center"/>
          </w:tcPr>
          <w:p w:rsidR="003E5009" w:rsidRPr="00F43973" w:rsidRDefault="003E5009" w:rsidP="008875DF">
            <w:pPr>
              <w:rPr>
                <w:lang w:val="de-DE"/>
                <w:rPrChange w:id="900" w:author="Lessner, Jan" w:date="2024-12-05T11:12:00Z">
                  <w:rPr>
                    <w:lang w:val="de-DE"/>
                  </w:rPr>
                </w:rPrChange>
              </w:rPr>
            </w:pPr>
            <w:r w:rsidRPr="00F43973">
              <w:rPr>
                <w:lang w:val="de-DE"/>
                <w:rPrChange w:id="901" w:author="Lessner, Jan" w:date="2024-12-05T11:12:00Z">
                  <w:rPr>
                    <w:lang w:val="de-DE"/>
                  </w:rPr>
                </w:rPrChange>
              </w:rPr>
              <w:fldChar w:fldCharType="begin"/>
            </w:r>
            <w:r w:rsidRPr="00F43973">
              <w:rPr>
                <w:lang w:val="de-DE"/>
                <w:rPrChange w:id="902" w:author="Lessner, Jan" w:date="2024-12-05T11:12:00Z">
                  <w:rPr>
                    <w:lang w:val="de-DE"/>
                  </w:rPr>
                </w:rPrChange>
              </w:rPr>
              <w:instrText xml:space="preserve"> REF _Ref183185359 \r \h </w:instrText>
            </w:r>
            <w:r w:rsidRPr="00F43973">
              <w:rPr>
                <w:lang w:val="de-DE"/>
                <w:rPrChange w:id="903" w:author="Lessner, Jan" w:date="2024-12-05T11:12:00Z">
                  <w:rPr>
                    <w:lang w:val="de-DE"/>
                  </w:rPr>
                </w:rPrChange>
              </w:rPr>
            </w:r>
            <w:r w:rsidR="00F43973">
              <w:rPr>
                <w:lang w:val="de-DE"/>
              </w:rPr>
              <w:instrText xml:space="preserve"> \* MERGEFORMAT </w:instrText>
            </w:r>
            <w:r w:rsidRPr="00F43973">
              <w:rPr>
                <w:lang w:val="de-DE"/>
                <w:rPrChange w:id="904" w:author="Lessner, Jan" w:date="2024-12-05T11:12:00Z">
                  <w:rPr>
                    <w:lang w:val="de-DE"/>
                  </w:rPr>
                </w:rPrChange>
              </w:rPr>
              <w:fldChar w:fldCharType="separate"/>
            </w:r>
            <w:r w:rsidR="000C7408" w:rsidRPr="00F43973">
              <w:rPr>
                <w:lang w:val="de-DE"/>
                <w:rPrChange w:id="905" w:author="Lessner, Jan" w:date="2024-12-05T11:12:00Z">
                  <w:rPr>
                    <w:lang w:val="de-DE"/>
                  </w:rPr>
                </w:rPrChange>
              </w:rPr>
              <w:t>2.4</w:t>
            </w:r>
            <w:r w:rsidRPr="00F43973">
              <w:rPr>
                <w:lang w:val="de-DE"/>
                <w:rPrChange w:id="906" w:author="Lessner, Jan" w:date="2024-12-05T11:12:00Z">
                  <w:rPr>
                    <w:lang w:val="de-DE"/>
                  </w:rPr>
                </w:rPrChange>
              </w:rPr>
              <w:fldChar w:fldCharType="end"/>
            </w:r>
            <w:r w:rsidRPr="00F43973">
              <w:rPr>
                <w:lang w:val="de-DE"/>
                <w:rPrChange w:id="907" w:author="Lessner, Jan" w:date="2024-12-05T11:12:00Z">
                  <w:rPr>
                    <w:lang w:val="de-DE"/>
                  </w:rPr>
                </w:rPrChange>
              </w:rPr>
              <w:t>.1</w:t>
            </w:r>
          </w:p>
        </w:tc>
        <w:tc>
          <w:tcPr>
            <w:tcW w:w="1417" w:type="dxa"/>
            <w:tcBorders>
              <w:bottom w:val="nil"/>
            </w:tcBorders>
            <w:vAlign w:val="center"/>
          </w:tcPr>
          <w:p w:rsidR="003E5009" w:rsidRPr="00F43973" w:rsidRDefault="003E5009" w:rsidP="008875DF">
            <w:pPr>
              <w:rPr>
                <w:lang w:val="de-DE"/>
                <w:rPrChange w:id="908" w:author="Lessner, Jan" w:date="2024-12-05T11:12:00Z">
                  <w:rPr>
                    <w:lang w:val="de-DE"/>
                  </w:rPr>
                </w:rPrChange>
              </w:rPr>
            </w:pPr>
            <w:r w:rsidRPr="00F43973">
              <w:rPr>
                <w:lang w:val="de-DE"/>
                <w:rPrChange w:id="909" w:author="Lessner, Jan" w:date="2024-12-05T11:12:00Z">
                  <w:rPr>
                    <w:lang w:val="de-DE"/>
                  </w:rPr>
                </w:rPrChange>
              </w:rPr>
              <w:t>System</w:t>
            </w:r>
          </w:p>
        </w:tc>
        <w:tc>
          <w:tcPr>
            <w:tcW w:w="7438" w:type="dxa"/>
            <w:gridSpan w:val="2"/>
            <w:tcBorders>
              <w:bottom w:val="nil"/>
            </w:tcBorders>
          </w:tcPr>
          <w:p w:rsidR="003E5009" w:rsidRPr="00F43973" w:rsidRDefault="003E5009" w:rsidP="003E5009">
            <w:pPr>
              <w:pStyle w:val="StandardWeb"/>
              <w:shd w:val="clear" w:color="auto" w:fill="FFFFFF"/>
              <w:spacing w:before="0" w:beforeAutospacing="0" w:after="0" w:afterAutospacing="0"/>
              <w:rPr>
                <w:rFonts w:ascii="Arial" w:hAnsi="Arial"/>
                <w:sz w:val="20"/>
                <w:szCs w:val="20"/>
                <w:rPrChange w:id="910" w:author="Lessner, Jan" w:date="2024-12-05T11:12:00Z">
                  <w:rPr>
                    <w:rFonts w:ascii="Arial" w:hAnsi="Arial"/>
                    <w:sz w:val="20"/>
                    <w:szCs w:val="20"/>
                  </w:rPr>
                </w:rPrChange>
              </w:rPr>
            </w:pPr>
            <w:r w:rsidRPr="00F43973">
              <w:rPr>
                <w:rFonts w:ascii="Arial" w:hAnsi="Arial"/>
                <w:sz w:val="20"/>
                <w:szCs w:val="20"/>
                <w:rPrChange w:id="911" w:author="Lessner, Jan" w:date="2024-12-05T11:12:00Z">
                  <w:rPr>
                    <w:rFonts w:ascii="Arial" w:hAnsi="Arial"/>
                    <w:sz w:val="20"/>
                    <w:szCs w:val="20"/>
                  </w:rPr>
                </w:rPrChange>
              </w:rPr>
              <w:t xml:space="preserve">Analog </w:t>
            </w:r>
            <w:r w:rsidRPr="00F43973">
              <w:rPr>
                <w:rFonts w:ascii="Arial" w:hAnsi="Arial"/>
                <w:sz w:val="20"/>
                <w:szCs w:val="20"/>
                <w:rPrChange w:id="912" w:author="Lessner, Jan" w:date="2024-12-05T11:12:00Z">
                  <w:rPr>
                    <w:rFonts w:ascii="Arial" w:hAnsi="Arial"/>
                    <w:sz w:val="20"/>
                    <w:szCs w:val="20"/>
                  </w:rPr>
                </w:rPrChange>
              </w:rPr>
              <w:fldChar w:fldCharType="begin"/>
            </w:r>
            <w:r w:rsidRPr="00F43973">
              <w:rPr>
                <w:rFonts w:ascii="Arial" w:hAnsi="Arial"/>
                <w:sz w:val="20"/>
                <w:szCs w:val="20"/>
                <w:rPrChange w:id="913" w:author="Lessner, Jan" w:date="2024-12-05T11:12:00Z">
                  <w:rPr>
                    <w:rFonts w:ascii="Arial" w:hAnsi="Arial"/>
                    <w:sz w:val="20"/>
                    <w:szCs w:val="20"/>
                  </w:rPr>
                </w:rPrChange>
              </w:rPr>
              <w:instrText xml:space="preserve"> REF _Ref99631323 \r \h </w:instrText>
            </w:r>
            <w:r w:rsidRPr="00F43973">
              <w:rPr>
                <w:rFonts w:ascii="Arial" w:hAnsi="Arial"/>
                <w:sz w:val="20"/>
                <w:szCs w:val="20"/>
                <w:rPrChange w:id="914" w:author="Lessner, Jan" w:date="2024-12-05T11:12:00Z">
                  <w:rPr>
                    <w:rFonts w:ascii="Arial" w:hAnsi="Arial"/>
                    <w:sz w:val="20"/>
                    <w:szCs w:val="20"/>
                  </w:rPr>
                </w:rPrChange>
              </w:rPr>
            </w:r>
            <w:r w:rsidR="00F43973">
              <w:rPr>
                <w:rFonts w:ascii="Arial" w:hAnsi="Arial"/>
                <w:sz w:val="20"/>
                <w:szCs w:val="20"/>
              </w:rPr>
              <w:instrText xml:space="preserve"> \* MERGEFORMAT </w:instrText>
            </w:r>
            <w:r w:rsidRPr="00F43973">
              <w:rPr>
                <w:rFonts w:ascii="Arial" w:hAnsi="Arial"/>
                <w:sz w:val="20"/>
                <w:szCs w:val="20"/>
                <w:rPrChange w:id="915" w:author="Lessner, Jan" w:date="2024-12-05T11:12:00Z">
                  <w:rPr>
                    <w:rFonts w:ascii="Arial" w:hAnsi="Arial"/>
                    <w:sz w:val="20"/>
                    <w:szCs w:val="20"/>
                  </w:rPr>
                </w:rPrChange>
              </w:rPr>
              <w:fldChar w:fldCharType="separate"/>
            </w:r>
            <w:r w:rsidR="000C7408" w:rsidRPr="00F43973">
              <w:rPr>
                <w:rFonts w:ascii="Arial" w:hAnsi="Arial"/>
                <w:sz w:val="20"/>
                <w:szCs w:val="20"/>
                <w:rPrChange w:id="916" w:author="Lessner, Jan" w:date="2024-12-05T11:12:00Z">
                  <w:rPr>
                    <w:rFonts w:ascii="Arial" w:hAnsi="Arial"/>
                    <w:sz w:val="20"/>
                    <w:szCs w:val="20"/>
                  </w:rPr>
                </w:rPrChange>
              </w:rPr>
              <w:t>2.3</w:t>
            </w:r>
            <w:r w:rsidRPr="00F43973">
              <w:rPr>
                <w:rFonts w:ascii="Arial" w:hAnsi="Arial"/>
                <w:sz w:val="20"/>
                <w:szCs w:val="20"/>
                <w:rPrChange w:id="917" w:author="Lessner, Jan" w:date="2024-12-05T11:12:00Z">
                  <w:rPr>
                    <w:rFonts w:ascii="Arial" w:hAnsi="Arial"/>
                    <w:sz w:val="20"/>
                    <w:szCs w:val="20"/>
                  </w:rPr>
                </w:rPrChange>
              </w:rPr>
              <w:fldChar w:fldCharType="end"/>
            </w:r>
            <w:r w:rsidRPr="00F43973">
              <w:rPr>
                <w:rFonts w:ascii="Arial" w:hAnsi="Arial"/>
                <w:sz w:val="20"/>
                <w:szCs w:val="20"/>
                <w:rPrChange w:id="918" w:author="Lessner, Jan" w:date="2024-12-05T11:12:00Z">
                  <w:rPr>
                    <w:rFonts w:ascii="Arial" w:hAnsi="Arial"/>
                    <w:sz w:val="20"/>
                    <w:szCs w:val="20"/>
                  </w:rPr>
                </w:rPrChange>
              </w:rPr>
              <w:t xml:space="preserve"> mit entsprechend anderer Fehlerinfo</w:t>
            </w:r>
          </w:p>
        </w:tc>
      </w:tr>
      <w:tr w:rsidR="003E5009" w:rsidRPr="00F43973" w:rsidTr="008875DF">
        <w:trPr>
          <w:cantSplit/>
        </w:trPr>
        <w:tc>
          <w:tcPr>
            <w:tcW w:w="993" w:type="dxa"/>
            <w:tcBorders>
              <w:bottom w:val="nil"/>
            </w:tcBorders>
            <w:vAlign w:val="center"/>
          </w:tcPr>
          <w:p w:rsidR="003E5009" w:rsidRPr="00F43973" w:rsidRDefault="003E5009" w:rsidP="008875DF">
            <w:pPr>
              <w:rPr>
                <w:lang w:val="de-DE"/>
                <w:rPrChange w:id="919" w:author="Lessner, Jan" w:date="2024-12-05T11:12:00Z">
                  <w:rPr>
                    <w:lang w:val="de-DE"/>
                  </w:rPr>
                </w:rPrChange>
              </w:rPr>
            </w:pPr>
            <w:r w:rsidRPr="00F43973">
              <w:rPr>
                <w:lang w:val="de-DE"/>
                <w:rPrChange w:id="920" w:author="Lessner, Jan" w:date="2024-12-05T11:12:00Z">
                  <w:rPr>
                    <w:lang w:val="de-DE"/>
                  </w:rPr>
                </w:rPrChange>
              </w:rPr>
              <w:fldChar w:fldCharType="begin"/>
            </w:r>
            <w:r w:rsidRPr="00F43973">
              <w:rPr>
                <w:lang w:val="de-DE"/>
                <w:rPrChange w:id="921" w:author="Lessner, Jan" w:date="2024-12-05T11:12:00Z">
                  <w:rPr>
                    <w:lang w:val="de-DE"/>
                  </w:rPr>
                </w:rPrChange>
              </w:rPr>
              <w:instrText xml:space="preserve"> REF _Ref183185495 \r \h </w:instrText>
            </w:r>
            <w:r w:rsidRPr="00F43973">
              <w:rPr>
                <w:lang w:val="de-DE"/>
                <w:rPrChange w:id="922" w:author="Lessner, Jan" w:date="2024-12-05T11:12:00Z">
                  <w:rPr>
                    <w:lang w:val="de-DE"/>
                  </w:rPr>
                </w:rPrChange>
              </w:rPr>
            </w:r>
            <w:r w:rsidR="00F43973">
              <w:rPr>
                <w:lang w:val="de-DE"/>
              </w:rPr>
              <w:instrText xml:space="preserve"> \* MERGEFORMAT </w:instrText>
            </w:r>
            <w:r w:rsidRPr="00F43973">
              <w:rPr>
                <w:lang w:val="de-DE"/>
                <w:rPrChange w:id="923" w:author="Lessner, Jan" w:date="2024-12-05T11:12:00Z">
                  <w:rPr>
                    <w:lang w:val="de-DE"/>
                  </w:rPr>
                </w:rPrChange>
              </w:rPr>
              <w:fldChar w:fldCharType="separate"/>
            </w:r>
            <w:r w:rsidR="000C7408" w:rsidRPr="00F43973">
              <w:rPr>
                <w:lang w:val="de-DE"/>
                <w:rPrChange w:id="924" w:author="Lessner, Jan" w:date="2024-12-05T11:12:00Z">
                  <w:rPr>
                    <w:lang w:val="de-DE"/>
                  </w:rPr>
                </w:rPrChange>
              </w:rPr>
              <w:t>2.6</w:t>
            </w:r>
            <w:r w:rsidRPr="00F43973">
              <w:rPr>
                <w:lang w:val="de-DE"/>
                <w:rPrChange w:id="925" w:author="Lessner, Jan" w:date="2024-12-05T11:12:00Z">
                  <w:rPr>
                    <w:lang w:val="de-DE"/>
                  </w:rPr>
                </w:rPrChange>
              </w:rPr>
              <w:fldChar w:fldCharType="end"/>
            </w:r>
          </w:p>
        </w:tc>
        <w:tc>
          <w:tcPr>
            <w:tcW w:w="1417" w:type="dxa"/>
            <w:tcBorders>
              <w:bottom w:val="nil"/>
            </w:tcBorders>
            <w:vAlign w:val="center"/>
          </w:tcPr>
          <w:p w:rsidR="003E5009" w:rsidRPr="00F43973" w:rsidRDefault="003E5009" w:rsidP="008875DF">
            <w:pPr>
              <w:rPr>
                <w:lang w:val="de-DE"/>
                <w:rPrChange w:id="926" w:author="Lessner, Jan" w:date="2024-12-05T11:12:00Z">
                  <w:rPr>
                    <w:lang w:val="de-DE"/>
                  </w:rPr>
                </w:rPrChange>
              </w:rPr>
            </w:pPr>
          </w:p>
        </w:tc>
        <w:tc>
          <w:tcPr>
            <w:tcW w:w="7438" w:type="dxa"/>
            <w:gridSpan w:val="2"/>
            <w:tcBorders>
              <w:bottom w:val="nil"/>
            </w:tcBorders>
          </w:tcPr>
          <w:p w:rsidR="003E5009" w:rsidRPr="00F43973" w:rsidRDefault="003E5009" w:rsidP="008875DF">
            <w:pPr>
              <w:pStyle w:val="Exception"/>
              <w:numPr>
                <w:ilvl w:val="0"/>
                <w:numId w:val="2"/>
              </w:numPr>
              <w:rPr>
                <w:i/>
                <w:lang w:val="de-DE"/>
                <w:rPrChange w:id="927" w:author="Lessner, Jan" w:date="2024-12-05T11:12:00Z">
                  <w:rPr>
                    <w:i/>
                    <w:lang w:val="de-DE"/>
                  </w:rPr>
                </w:rPrChange>
              </w:rPr>
            </w:pPr>
            <w:bookmarkStart w:id="928" w:name="_Ref183428519"/>
            <w:r w:rsidRPr="00F43973">
              <w:rPr>
                <w:lang w:val="de-DE"/>
                <w:rPrChange w:id="929" w:author="Lessner, Jan" w:date="2024-12-05T11:12:00Z">
                  <w:rPr>
                    <w:lang w:val="de-DE"/>
                  </w:rPr>
                </w:rPrChange>
              </w:rPr>
              <w:t>Fehler bei der Initialisierung</w:t>
            </w:r>
            <w:bookmarkEnd w:id="928"/>
          </w:p>
        </w:tc>
      </w:tr>
      <w:tr w:rsidR="003E5009" w:rsidRPr="00F43973" w:rsidTr="008875DF">
        <w:trPr>
          <w:cantSplit/>
        </w:trPr>
        <w:tc>
          <w:tcPr>
            <w:tcW w:w="993" w:type="dxa"/>
            <w:tcBorders>
              <w:bottom w:val="nil"/>
            </w:tcBorders>
            <w:vAlign w:val="center"/>
          </w:tcPr>
          <w:p w:rsidR="003E5009" w:rsidRPr="00F43973" w:rsidRDefault="003E5009" w:rsidP="008875DF">
            <w:pPr>
              <w:rPr>
                <w:lang w:val="de-DE"/>
                <w:rPrChange w:id="930" w:author="Lessner, Jan" w:date="2024-12-05T11:12:00Z">
                  <w:rPr>
                    <w:lang w:val="de-DE"/>
                  </w:rPr>
                </w:rPrChange>
              </w:rPr>
            </w:pPr>
            <w:r w:rsidRPr="00F43973">
              <w:rPr>
                <w:lang w:val="de-DE"/>
                <w:rPrChange w:id="931" w:author="Lessner, Jan" w:date="2024-12-05T11:12:00Z">
                  <w:rPr>
                    <w:lang w:val="de-DE"/>
                  </w:rPr>
                </w:rPrChange>
              </w:rPr>
              <w:fldChar w:fldCharType="begin"/>
            </w:r>
            <w:r w:rsidRPr="00F43973">
              <w:rPr>
                <w:lang w:val="de-DE"/>
                <w:rPrChange w:id="932" w:author="Lessner, Jan" w:date="2024-12-05T11:12:00Z">
                  <w:rPr>
                    <w:lang w:val="de-DE"/>
                  </w:rPr>
                </w:rPrChange>
              </w:rPr>
              <w:instrText xml:space="preserve"> REF _Ref183185495 \r \h </w:instrText>
            </w:r>
            <w:r w:rsidRPr="00F43973">
              <w:rPr>
                <w:lang w:val="de-DE"/>
                <w:rPrChange w:id="933" w:author="Lessner, Jan" w:date="2024-12-05T11:12:00Z">
                  <w:rPr>
                    <w:lang w:val="de-DE"/>
                  </w:rPr>
                </w:rPrChange>
              </w:rPr>
            </w:r>
            <w:r w:rsidR="00F43973">
              <w:rPr>
                <w:lang w:val="de-DE"/>
              </w:rPr>
              <w:instrText xml:space="preserve"> \* MERGEFORMAT </w:instrText>
            </w:r>
            <w:r w:rsidRPr="00F43973">
              <w:rPr>
                <w:lang w:val="de-DE"/>
                <w:rPrChange w:id="934" w:author="Lessner, Jan" w:date="2024-12-05T11:12:00Z">
                  <w:rPr>
                    <w:lang w:val="de-DE"/>
                  </w:rPr>
                </w:rPrChange>
              </w:rPr>
              <w:fldChar w:fldCharType="separate"/>
            </w:r>
            <w:r w:rsidR="000C7408" w:rsidRPr="00F43973">
              <w:rPr>
                <w:lang w:val="de-DE"/>
                <w:rPrChange w:id="935" w:author="Lessner, Jan" w:date="2024-12-05T11:12:00Z">
                  <w:rPr>
                    <w:lang w:val="de-DE"/>
                  </w:rPr>
                </w:rPrChange>
              </w:rPr>
              <w:t>2.6</w:t>
            </w:r>
            <w:r w:rsidRPr="00F43973">
              <w:rPr>
                <w:lang w:val="de-DE"/>
                <w:rPrChange w:id="936" w:author="Lessner, Jan" w:date="2024-12-05T11:12:00Z">
                  <w:rPr>
                    <w:lang w:val="de-DE"/>
                  </w:rPr>
                </w:rPrChange>
              </w:rPr>
              <w:fldChar w:fldCharType="end"/>
            </w:r>
            <w:r w:rsidRPr="00F43973">
              <w:rPr>
                <w:lang w:val="de-DE"/>
                <w:rPrChange w:id="937" w:author="Lessner, Jan" w:date="2024-12-05T11:12:00Z">
                  <w:rPr>
                    <w:lang w:val="de-DE"/>
                  </w:rPr>
                </w:rPrChange>
              </w:rPr>
              <w:t>.1</w:t>
            </w:r>
          </w:p>
        </w:tc>
        <w:tc>
          <w:tcPr>
            <w:tcW w:w="1417" w:type="dxa"/>
            <w:tcBorders>
              <w:bottom w:val="nil"/>
            </w:tcBorders>
            <w:vAlign w:val="center"/>
          </w:tcPr>
          <w:p w:rsidR="003E5009" w:rsidRPr="00F43973" w:rsidRDefault="003E5009" w:rsidP="008875DF">
            <w:pPr>
              <w:rPr>
                <w:lang w:val="de-DE"/>
                <w:rPrChange w:id="938" w:author="Lessner, Jan" w:date="2024-12-05T11:12:00Z">
                  <w:rPr>
                    <w:lang w:val="de-DE"/>
                  </w:rPr>
                </w:rPrChange>
              </w:rPr>
            </w:pPr>
            <w:r w:rsidRPr="00F43973">
              <w:rPr>
                <w:lang w:val="de-DE"/>
                <w:rPrChange w:id="939" w:author="Lessner, Jan" w:date="2024-12-05T11:12:00Z">
                  <w:rPr>
                    <w:lang w:val="de-DE"/>
                  </w:rPr>
                </w:rPrChange>
              </w:rPr>
              <w:t>System</w:t>
            </w:r>
          </w:p>
        </w:tc>
        <w:tc>
          <w:tcPr>
            <w:tcW w:w="7438" w:type="dxa"/>
            <w:gridSpan w:val="2"/>
            <w:tcBorders>
              <w:bottom w:val="nil"/>
            </w:tcBorders>
          </w:tcPr>
          <w:p w:rsidR="003E5009" w:rsidRPr="00F43973" w:rsidRDefault="003E5009" w:rsidP="008875DF">
            <w:pPr>
              <w:pStyle w:val="StandardWeb"/>
              <w:shd w:val="clear" w:color="auto" w:fill="FFFFFF"/>
              <w:spacing w:before="0" w:beforeAutospacing="0" w:after="0" w:afterAutospacing="0"/>
              <w:rPr>
                <w:rFonts w:ascii="Arial" w:hAnsi="Arial"/>
                <w:sz w:val="20"/>
                <w:szCs w:val="20"/>
                <w:rPrChange w:id="940" w:author="Lessner, Jan" w:date="2024-12-05T11:12:00Z">
                  <w:rPr>
                    <w:rFonts w:ascii="Arial" w:hAnsi="Arial"/>
                    <w:sz w:val="20"/>
                    <w:szCs w:val="20"/>
                  </w:rPr>
                </w:rPrChange>
              </w:rPr>
            </w:pPr>
            <w:r w:rsidRPr="00F43973">
              <w:rPr>
                <w:rFonts w:ascii="Arial" w:hAnsi="Arial"/>
                <w:sz w:val="20"/>
                <w:szCs w:val="20"/>
                <w:rPrChange w:id="941" w:author="Lessner, Jan" w:date="2024-12-05T11:12:00Z">
                  <w:rPr>
                    <w:rFonts w:ascii="Arial" w:hAnsi="Arial"/>
                    <w:sz w:val="20"/>
                    <w:szCs w:val="20"/>
                  </w:rPr>
                </w:rPrChange>
              </w:rPr>
              <w:t xml:space="preserve">Analog </w:t>
            </w:r>
            <w:r w:rsidRPr="00F43973">
              <w:rPr>
                <w:rFonts w:ascii="Arial" w:hAnsi="Arial"/>
                <w:sz w:val="20"/>
                <w:szCs w:val="20"/>
                <w:rPrChange w:id="942" w:author="Lessner, Jan" w:date="2024-12-05T11:12:00Z">
                  <w:rPr>
                    <w:rFonts w:ascii="Arial" w:hAnsi="Arial"/>
                    <w:sz w:val="20"/>
                    <w:szCs w:val="20"/>
                  </w:rPr>
                </w:rPrChange>
              </w:rPr>
              <w:fldChar w:fldCharType="begin"/>
            </w:r>
            <w:r w:rsidRPr="00F43973">
              <w:rPr>
                <w:rFonts w:ascii="Arial" w:hAnsi="Arial"/>
                <w:sz w:val="20"/>
                <w:szCs w:val="20"/>
                <w:rPrChange w:id="943" w:author="Lessner, Jan" w:date="2024-12-05T11:12:00Z">
                  <w:rPr>
                    <w:rFonts w:ascii="Arial" w:hAnsi="Arial"/>
                    <w:sz w:val="20"/>
                    <w:szCs w:val="20"/>
                  </w:rPr>
                </w:rPrChange>
              </w:rPr>
              <w:instrText xml:space="preserve"> REF _Ref99631323 \r \h </w:instrText>
            </w:r>
            <w:r w:rsidRPr="00F43973">
              <w:rPr>
                <w:rFonts w:ascii="Arial" w:hAnsi="Arial"/>
                <w:sz w:val="20"/>
                <w:szCs w:val="20"/>
                <w:rPrChange w:id="944" w:author="Lessner, Jan" w:date="2024-12-05T11:12:00Z">
                  <w:rPr>
                    <w:rFonts w:ascii="Arial" w:hAnsi="Arial"/>
                    <w:sz w:val="20"/>
                    <w:szCs w:val="20"/>
                  </w:rPr>
                </w:rPrChange>
              </w:rPr>
            </w:r>
            <w:r w:rsidR="00F43973">
              <w:rPr>
                <w:rFonts w:ascii="Arial" w:hAnsi="Arial"/>
                <w:sz w:val="20"/>
                <w:szCs w:val="20"/>
              </w:rPr>
              <w:instrText xml:space="preserve"> \* MERGEFORMAT </w:instrText>
            </w:r>
            <w:r w:rsidRPr="00F43973">
              <w:rPr>
                <w:rFonts w:ascii="Arial" w:hAnsi="Arial"/>
                <w:sz w:val="20"/>
                <w:szCs w:val="20"/>
                <w:rPrChange w:id="945" w:author="Lessner, Jan" w:date="2024-12-05T11:12:00Z">
                  <w:rPr>
                    <w:rFonts w:ascii="Arial" w:hAnsi="Arial"/>
                    <w:sz w:val="20"/>
                    <w:szCs w:val="20"/>
                  </w:rPr>
                </w:rPrChange>
              </w:rPr>
              <w:fldChar w:fldCharType="separate"/>
            </w:r>
            <w:r w:rsidR="000C7408" w:rsidRPr="00F43973">
              <w:rPr>
                <w:rFonts w:ascii="Arial" w:hAnsi="Arial"/>
                <w:sz w:val="20"/>
                <w:szCs w:val="20"/>
                <w:rPrChange w:id="946" w:author="Lessner, Jan" w:date="2024-12-05T11:12:00Z">
                  <w:rPr>
                    <w:rFonts w:ascii="Arial" w:hAnsi="Arial"/>
                    <w:sz w:val="20"/>
                    <w:szCs w:val="20"/>
                  </w:rPr>
                </w:rPrChange>
              </w:rPr>
              <w:t>2.3</w:t>
            </w:r>
            <w:r w:rsidRPr="00F43973">
              <w:rPr>
                <w:rFonts w:ascii="Arial" w:hAnsi="Arial"/>
                <w:sz w:val="20"/>
                <w:szCs w:val="20"/>
                <w:rPrChange w:id="947" w:author="Lessner, Jan" w:date="2024-12-05T11:12:00Z">
                  <w:rPr>
                    <w:rFonts w:ascii="Arial" w:hAnsi="Arial"/>
                    <w:sz w:val="20"/>
                    <w:szCs w:val="20"/>
                  </w:rPr>
                </w:rPrChange>
              </w:rPr>
              <w:fldChar w:fldCharType="end"/>
            </w:r>
            <w:r w:rsidRPr="00F43973">
              <w:rPr>
                <w:rFonts w:ascii="Arial" w:hAnsi="Arial"/>
                <w:sz w:val="20"/>
                <w:szCs w:val="20"/>
                <w:rPrChange w:id="948" w:author="Lessner, Jan" w:date="2024-12-05T11:12:00Z">
                  <w:rPr>
                    <w:rFonts w:ascii="Arial" w:hAnsi="Arial"/>
                    <w:sz w:val="20"/>
                    <w:szCs w:val="20"/>
                  </w:rPr>
                </w:rPrChange>
              </w:rPr>
              <w:t xml:space="preserve"> mit entsprechend anderer Fehlerinfo</w:t>
            </w:r>
          </w:p>
        </w:tc>
      </w:tr>
      <w:tr w:rsidR="005F5718" w:rsidRPr="00F43973" w:rsidTr="008875DF">
        <w:trPr>
          <w:cantSplit/>
        </w:trPr>
        <w:tc>
          <w:tcPr>
            <w:tcW w:w="993" w:type="dxa"/>
            <w:tcBorders>
              <w:bottom w:val="nil"/>
            </w:tcBorders>
            <w:vAlign w:val="center"/>
          </w:tcPr>
          <w:p w:rsidR="005F5718" w:rsidRPr="00F43973" w:rsidRDefault="005F5718" w:rsidP="008875DF">
            <w:pPr>
              <w:rPr>
                <w:lang w:val="de-DE"/>
                <w:rPrChange w:id="949" w:author="Lessner, Jan" w:date="2024-12-05T11:12:00Z">
                  <w:rPr>
                    <w:lang w:val="de-DE"/>
                  </w:rPr>
                </w:rPrChange>
              </w:rPr>
            </w:pPr>
            <w:r w:rsidRPr="00F43973">
              <w:rPr>
                <w:lang w:val="de-DE"/>
                <w:rPrChange w:id="950" w:author="Lessner, Jan" w:date="2024-12-05T11:12:00Z">
                  <w:rPr>
                    <w:lang w:val="de-DE"/>
                  </w:rPr>
                </w:rPrChange>
              </w:rPr>
              <w:fldChar w:fldCharType="begin"/>
            </w:r>
            <w:r w:rsidRPr="00F43973">
              <w:rPr>
                <w:lang w:val="de-DE"/>
                <w:rPrChange w:id="951" w:author="Lessner, Jan" w:date="2024-12-05T11:12:00Z">
                  <w:rPr>
                    <w:lang w:val="de-DE"/>
                  </w:rPr>
                </w:rPrChange>
              </w:rPr>
              <w:instrText xml:space="preserve"> REF _Ref183187956 \r \h </w:instrText>
            </w:r>
            <w:r w:rsidRPr="00F43973">
              <w:rPr>
                <w:lang w:val="de-DE"/>
                <w:rPrChange w:id="952" w:author="Lessner, Jan" w:date="2024-12-05T11:12:00Z">
                  <w:rPr>
                    <w:lang w:val="de-DE"/>
                  </w:rPr>
                </w:rPrChange>
              </w:rPr>
            </w:r>
            <w:r w:rsidR="00F43973">
              <w:rPr>
                <w:lang w:val="de-DE"/>
              </w:rPr>
              <w:instrText xml:space="preserve"> \* MERGEFORMAT </w:instrText>
            </w:r>
            <w:r w:rsidRPr="00F43973">
              <w:rPr>
                <w:lang w:val="de-DE"/>
                <w:rPrChange w:id="953" w:author="Lessner, Jan" w:date="2024-12-05T11:12:00Z">
                  <w:rPr>
                    <w:lang w:val="de-DE"/>
                  </w:rPr>
                </w:rPrChange>
              </w:rPr>
              <w:fldChar w:fldCharType="separate"/>
            </w:r>
            <w:r w:rsidR="000C7408" w:rsidRPr="00F43973">
              <w:rPr>
                <w:lang w:val="de-DE"/>
                <w:rPrChange w:id="954" w:author="Lessner, Jan" w:date="2024-12-05T11:12:00Z">
                  <w:rPr>
                    <w:lang w:val="de-DE"/>
                  </w:rPr>
                </w:rPrChange>
              </w:rPr>
              <w:t>2.8.2</w:t>
            </w:r>
            <w:r w:rsidRPr="00F43973">
              <w:rPr>
                <w:lang w:val="de-DE"/>
                <w:rPrChange w:id="955" w:author="Lessner, Jan" w:date="2024-12-05T11:12:00Z">
                  <w:rPr>
                    <w:lang w:val="de-DE"/>
                  </w:rPr>
                </w:rPrChange>
              </w:rPr>
              <w:fldChar w:fldCharType="end"/>
            </w:r>
          </w:p>
        </w:tc>
        <w:tc>
          <w:tcPr>
            <w:tcW w:w="1417" w:type="dxa"/>
            <w:tcBorders>
              <w:bottom w:val="nil"/>
            </w:tcBorders>
            <w:vAlign w:val="center"/>
          </w:tcPr>
          <w:p w:rsidR="005F5718" w:rsidRPr="00F43973" w:rsidRDefault="005F5718" w:rsidP="008875DF">
            <w:pPr>
              <w:rPr>
                <w:lang w:val="de-DE"/>
                <w:rPrChange w:id="956" w:author="Lessner, Jan" w:date="2024-12-05T11:12:00Z">
                  <w:rPr>
                    <w:lang w:val="de-DE"/>
                  </w:rPr>
                </w:rPrChange>
              </w:rPr>
            </w:pPr>
          </w:p>
        </w:tc>
        <w:tc>
          <w:tcPr>
            <w:tcW w:w="7438" w:type="dxa"/>
            <w:gridSpan w:val="2"/>
            <w:tcBorders>
              <w:bottom w:val="nil"/>
            </w:tcBorders>
          </w:tcPr>
          <w:p w:rsidR="005F5718" w:rsidRPr="00F43973" w:rsidRDefault="00024FD6" w:rsidP="008875DF">
            <w:pPr>
              <w:pStyle w:val="Exception"/>
              <w:numPr>
                <w:ilvl w:val="0"/>
                <w:numId w:val="2"/>
              </w:numPr>
              <w:rPr>
                <w:i/>
                <w:lang w:val="de-DE"/>
                <w:rPrChange w:id="957" w:author="Lessner, Jan" w:date="2024-12-05T11:12:00Z">
                  <w:rPr>
                    <w:i/>
                    <w:lang w:val="de-DE"/>
                  </w:rPr>
                </w:rPrChange>
              </w:rPr>
            </w:pPr>
            <w:bookmarkStart w:id="958" w:name="_Ref183428528"/>
            <w:r w:rsidRPr="00F43973">
              <w:rPr>
                <w:lang w:val="de-DE"/>
                <w:rPrChange w:id="959" w:author="Lessner, Jan" w:date="2024-12-05T11:12:00Z">
                  <w:rPr>
                    <w:lang w:val="de-DE"/>
                  </w:rPr>
                </w:rPrChange>
              </w:rPr>
              <w:t>Wartungsfenster im Task verletzt</w:t>
            </w:r>
            <w:bookmarkEnd w:id="958"/>
          </w:p>
        </w:tc>
      </w:tr>
      <w:tr w:rsidR="00024FD6" w:rsidRPr="00F43973" w:rsidTr="008875DF">
        <w:trPr>
          <w:cantSplit/>
        </w:trPr>
        <w:tc>
          <w:tcPr>
            <w:tcW w:w="993" w:type="dxa"/>
            <w:tcBorders>
              <w:bottom w:val="nil"/>
            </w:tcBorders>
            <w:vAlign w:val="center"/>
          </w:tcPr>
          <w:p w:rsidR="00024FD6" w:rsidRPr="00F43973" w:rsidRDefault="00024FD6" w:rsidP="008875DF">
            <w:pPr>
              <w:rPr>
                <w:lang w:val="de-DE"/>
                <w:rPrChange w:id="960" w:author="Lessner, Jan" w:date="2024-12-05T11:12:00Z">
                  <w:rPr>
                    <w:lang w:val="de-DE"/>
                  </w:rPr>
                </w:rPrChange>
              </w:rPr>
            </w:pPr>
            <w:r w:rsidRPr="00F43973">
              <w:rPr>
                <w:lang w:val="de-DE"/>
                <w:rPrChange w:id="961" w:author="Lessner, Jan" w:date="2024-12-05T11:12:00Z">
                  <w:rPr>
                    <w:lang w:val="de-DE"/>
                  </w:rPr>
                </w:rPrChange>
              </w:rPr>
              <w:fldChar w:fldCharType="begin"/>
            </w:r>
            <w:r w:rsidRPr="00F43973">
              <w:rPr>
                <w:lang w:val="de-DE"/>
                <w:rPrChange w:id="962" w:author="Lessner, Jan" w:date="2024-12-05T11:12:00Z">
                  <w:rPr>
                    <w:lang w:val="de-DE"/>
                  </w:rPr>
                </w:rPrChange>
              </w:rPr>
              <w:instrText xml:space="preserve"> REF _Ref183187956 \r \h </w:instrText>
            </w:r>
            <w:r w:rsidRPr="00F43973">
              <w:rPr>
                <w:lang w:val="de-DE"/>
                <w:rPrChange w:id="963" w:author="Lessner, Jan" w:date="2024-12-05T11:12:00Z">
                  <w:rPr>
                    <w:lang w:val="de-DE"/>
                  </w:rPr>
                </w:rPrChange>
              </w:rPr>
            </w:r>
            <w:r w:rsidR="00F43973">
              <w:rPr>
                <w:lang w:val="de-DE"/>
              </w:rPr>
              <w:instrText xml:space="preserve"> \* MERGEFORMAT </w:instrText>
            </w:r>
            <w:r w:rsidRPr="00F43973">
              <w:rPr>
                <w:lang w:val="de-DE"/>
                <w:rPrChange w:id="964" w:author="Lessner, Jan" w:date="2024-12-05T11:12:00Z">
                  <w:rPr>
                    <w:lang w:val="de-DE"/>
                  </w:rPr>
                </w:rPrChange>
              </w:rPr>
              <w:fldChar w:fldCharType="separate"/>
            </w:r>
            <w:r w:rsidR="000C7408" w:rsidRPr="00F43973">
              <w:rPr>
                <w:lang w:val="de-DE"/>
                <w:rPrChange w:id="965" w:author="Lessner, Jan" w:date="2024-12-05T11:12:00Z">
                  <w:rPr>
                    <w:lang w:val="de-DE"/>
                  </w:rPr>
                </w:rPrChange>
              </w:rPr>
              <w:t>2.8.2</w:t>
            </w:r>
            <w:r w:rsidRPr="00F43973">
              <w:rPr>
                <w:lang w:val="de-DE"/>
                <w:rPrChange w:id="966" w:author="Lessner, Jan" w:date="2024-12-05T11:12:00Z">
                  <w:rPr>
                    <w:lang w:val="de-DE"/>
                  </w:rPr>
                </w:rPrChange>
              </w:rPr>
              <w:fldChar w:fldCharType="end"/>
            </w:r>
            <w:r w:rsidRPr="00F43973">
              <w:rPr>
                <w:lang w:val="de-DE"/>
                <w:rPrChange w:id="967" w:author="Lessner, Jan" w:date="2024-12-05T11:12:00Z">
                  <w:rPr>
                    <w:lang w:val="de-DE"/>
                  </w:rPr>
                </w:rPrChange>
              </w:rPr>
              <w:t>.1</w:t>
            </w:r>
          </w:p>
        </w:tc>
        <w:tc>
          <w:tcPr>
            <w:tcW w:w="1417" w:type="dxa"/>
            <w:tcBorders>
              <w:bottom w:val="nil"/>
            </w:tcBorders>
            <w:vAlign w:val="center"/>
          </w:tcPr>
          <w:p w:rsidR="00024FD6" w:rsidRPr="00F43973" w:rsidRDefault="00024FD6" w:rsidP="008875DF">
            <w:pPr>
              <w:rPr>
                <w:lang w:val="de-DE"/>
                <w:rPrChange w:id="968" w:author="Lessner, Jan" w:date="2024-12-05T11:12:00Z">
                  <w:rPr>
                    <w:lang w:val="de-DE"/>
                  </w:rPr>
                </w:rPrChange>
              </w:rPr>
            </w:pPr>
            <w:r w:rsidRPr="00F43973">
              <w:rPr>
                <w:lang w:val="de-DE"/>
                <w:rPrChange w:id="969" w:author="Lessner, Jan" w:date="2024-12-05T11:12:00Z">
                  <w:rPr>
                    <w:lang w:val="de-DE"/>
                  </w:rPr>
                </w:rPrChange>
              </w:rPr>
              <w:t>System</w:t>
            </w:r>
          </w:p>
        </w:tc>
        <w:tc>
          <w:tcPr>
            <w:tcW w:w="7438" w:type="dxa"/>
            <w:gridSpan w:val="2"/>
            <w:tcBorders>
              <w:bottom w:val="nil"/>
            </w:tcBorders>
          </w:tcPr>
          <w:p w:rsidR="00024FD6" w:rsidRPr="00F43973" w:rsidRDefault="00024FD6" w:rsidP="008875DF">
            <w:pPr>
              <w:pStyle w:val="StandardWeb"/>
              <w:shd w:val="clear" w:color="auto" w:fill="FFFFFF"/>
              <w:spacing w:before="0" w:beforeAutospacing="0" w:after="0" w:afterAutospacing="0"/>
              <w:rPr>
                <w:rFonts w:ascii="Arial" w:hAnsi="Arial"/>
                <w:sz w:val="20"/>
                <w:szCs w:val="20"/>
                <w:rPrChange w:id="970" w:author="Lessner, Jan" w:date="2024-12-05T11:12:00Z">
                  <w:rPr>
                    <w:rFonts w:ascii="Arial" w:hAnsi="Arial"/>
                    <w:sz w:val="20"/>
                    <w:szCs w:val="20"/>
                  </w:rPr>
                </w:rPrChange>
              </w:rPr>
            </w:pPr>
            <w:r w:rsidRPr="00F43973">
              <w:rPr>
                <w:rFonts w:ascii="Arial" w:hAnsi="Arial"/>
                <w:sz w:val="20"/>
                <w:szCs w:val="20"/>
                <w:rPrChange w:id="971" w:author="Lessner, Jan" w:date="2024-12-05T11:12:00Z">
                  <w:rPr>
                    <w:rFonts w:ascii="Arial" w:hAnsi="Arial"/>
                    <w:sz w:val="20"/>
                    <w:szCs w:val="20"/>
                  </w:rPr>
                </w:rPrChange>
              </w:rPr>
              <w:t>Das System schließt den aktuellen Task</w:t>
            </w:r>
            <w:r w:rsidR="001C45F3" w:rsidRPr="00F43973">
              <w:rPr>
                <w:rFonts w:ascii="Arial" w:hAnsi="Arial"/>
                <w:sz w:val="20"/>
                <w:szCs w:val="20"/>
                <w:rPrChange w:id="972" w:author="Lessner, Jan" w:date="2024-12-05T11:12:00Z">
                  <w:rPr>
                    <w:rFonts w:ascii="Arial" w:hAnsi="Arial"/>
                    <w:sz w:val="20"/>
                    <w:szCs w:val="20"/>
                  </w:rPr>
                </w:rPrChange>
              </w:rPr>
              <w:t xml:space="preserve"> analog </w:t>
            </w:r>
            <w:r w:rsidR="001C45F3" w:rsidRPr="00F43973">
              <w:rPr>
                <w:rFonts w:ascii="Arial" w:hAnsi="Arial"/>
                <w:sz w:val="20"/>
                <w:szCs w:val="20"/>
                <w:rPrChange w:id="973" w:author="Lessner, Jan" w:date="2024-12-05T11:12:00Z">
                  <w:rPr>
                    <w:rFonts w:ascii="Arial" w:hAnsi="Arial"/>
                    <w:sz w:val="20"/>
                    <w:szCs w:val="20"/>
                  </w:rPr>
                </w:rPrChange>
              </w:rPr>
              <w:fldChar w:fldCharType="begin"/>
            </w:r>
            <w:r w:rsidR="001C45F3" w:rsidRPr="00F43973">
              <w:rPr>
                <w:rFonts w:ascii="Arial" w:hAnsi="Arial"/>
                <w:sz w:val="20"/>
                <w:szCs w:val="20"/>
                <w:rPrChange w:id="974" w:author="Lessner, Jan" w:date="2024-12-05T11:12:00Z">
                  <w:rPr>
                    <w:rFonts w:ascii="Arial" w:hAnsi="Arial"/>
                    <w:sz w:val="20"/>
                    <w:szCs w:val="20"/>
                  </w:rPr>
                </w:rPrChange>
              </w:rPr>
              <w:instrText xml:space="preserve"> REF _Ref183427989 \r \h </w:instrText>
            </w:r>
            <w:r w:rsidR="001C45F3" w:rsidRPr="00F43973">
              <w:rPr>
                <w:rFonts w:ascii="Arial" w:hAnsi="Arial"/>
                <w:sz w:val="20"/>
                <w:szCs w:val="20"/>
                <w:rPrChange w:id="975" w:author="Lessner, Jan" w:date="2024-12-05T11:12:00Z">
                  <w:rPr>
                    <w:rFonts w:ascii="Arial" w:hAnsi="Arial"/>
                    <w:sz w:val="20"/>
                    <w:szCs w:val="20"/>
                  </w:rPr>
                </w:rPrChange>
              </w:rPr>
            </w:r>
            <w:r w:rsidR="00F43973">
              <w:rPr>
                <w:rFonts w:ascii="Arial" w:hAnsi="Arial"/>
                <w:sz w:val="20"/>
                <w:szCs w:val="20"/>
              </w:rPr>
              <w:instrText xml:space="preserve"> \* MERGEFORMAT </w:instrText>
            </w:r>
            <w:r w:rsidR="001C45F3" w:rsidRPr="00F43973">
              <w:rPr>
                <w:rFonts w:ascii="Arial" w:hAnsi="Arial"/>
                <w:sz w:val="20"/>
                <w:szCs w:val="20"/>
                <w:rPrChange w:id="976" w:author="Lessner, Jan" w:date="2024-12-05T11:12:00Z">
                  <w:rPr>
                    <w:rFonts w:ascii="Arial" w:hAnsi="Arial"/>
                    <w:sz w:val="20"/>
                    <w:szCs w:val="20"/>
                  </w:rPr>
                </w:rPrChange>
              </w:rPr>
              <w:fldChar w:fldCharType="separate"/>
            </w:r>
            <w:r w:rsidR="000C7408" w:rsidRPr="00F43973">
              <w:rPr>
                <w:rFonts w:ascii="Arial" w:hAnsi="Arial"/>
                <w:sz w:val="20"/>
                <w:szCs w:val="20"/>
                <w:rPrChange w:id="977" w:author="Lessner, Jan" w:date="2024-12-05T11:12:00Z">
                  <w:rPr>
                    <w:rFonts w:ascii="Arial" w:hAnsi="Arial"/>
                    <w:sz w:val="20"/>
                    <w:szCs w:val="20"/>
                  </w:rPr>
                </w:rPrChange>
              </w:rPr>
              <w:t>2.11</w:t>
            </w:r>
            <w:r w:rsidR="001C45F3" w:rsidRPr="00F43973">
              <w:rPr>
                <w:rFonts w:ascii="Arial" w:hAnsi="Arial"/>
                <w:sz w:val="20"/>
                <w:szCs w:val="20"/>
                <w:rPrChange w:id="978" w:author="Lessner, Jan" w:date="2024-12-05T11:12:00Z">
                  <w:rPr>
                    <w:rFonts w:ascii="Arial" w:hAnsi="Arial"/>
                    <w:sz w:val="20"/>
                    <w:szCs w:val="20"/>
                  </w:rPr>
                </w:rPrChange>
              </w:rPr>
              <w:fldChar w:fldCharType="end"/>
            </w:r>
            <w:r w:rsidR="001C45F3" w:rsidRPr="00F43973">
              <w:rPr>
                <w:rFonts w:ascii="Arial" w:hAnsi="Arial"/>
                <w:sz w:val="20"/>
                <w:szCs w:val="20"/>
                <w:rPrChange w:id="979" w:author="Lessner, Jan" w:date="2024-12-05T11:12:00Z">
                  <w:rPr>
                    <w:rFonts w:ascii="Arial" w:hAnsi="Arial"/>
                    <w:sz w:val="20"/>
                    <w:szCs w:val="20"/>
                  </w:rPr>
                </w:rPrChange>
              </w:rPr>
              <w:t xml:space="preserve"> ab.</w:t>
            </w:r>
          </w:p>
        </w:tc>
      </w:tr>
      <w:tr w:rsidR="00E20899" w:rsidRPr="00F43973" w:rsidTr="00B216C6">
        <w:trPr>
          <w:cantSplit/>
          <w:ins w:id="980" w:author="Lessner, Jan" w:date="2024-11-26T10:27:00Z"/>
        </w:trPr>
        <w:tc>
          <w:tcPr>
            <w:tcW w:w="993" w:type="dxa"/>
            <w:tcBorders>
              <w:bottom w:val="nil"/>
            </w:tcBorders>
            <w:vAlign w:val="center"/>
          </w:tcPr>
          <w:p w:rsidR="00E20899" w:rsidRPr="00F43973" w:rsidRDefault="00E20899" w:rsidP="00B216C6">
            <w:pPr>
              <w:rPr>
                <w:ins w:id="981" w:author="Lessner, Jan" w:date="2024-11-26T10:27:00Z"/>
                <w:lang w:val="de-DE"/>
                <w:rPrChange w:id="982" w:author="Lessner, Jan" w:date="2024-12-05T11:12:00Z">
                  <w:rPr>
                    <w:ins w:id="983" w:author="Lessner, Jan" w:date="2024-11-26T10:27:00Z"/>
                    <w:lang w:val="de-DE"/>
                  </w:rPr>
                </w:rPrChange>
              </w:rPr>
            </w:pPr>
            <w:ins w:id="984" w:author="Lessner, Jan" w:date="2024-11-26T10:27:00Z">
              <w:r w:rsidRPr="00F43973">
                <w:rPr>
                  <w:lang w:val="de-DE"/>
                  <w:rPrChange w:id="985" w:author="Lessner, Jan" w:date="2024-12-05T11:12:00Z">
                    <w:rPr>
                      <w:lang w:val="de-DE"/>
                    </w:rPr>
                  </w:rPrChange>
                </w:rPr>
                <w:fldChar w:fldCharType="begin"/>
              </w:r>
              <w:r w:rsidRPr="00F43973">
                <w:rPr>
                  <w:lang w:val="de-DE"/>
                  <w:rPrChange w:id="986" w:author="Lessner, Jan" w:date="2024-12-05T11:12:00Z">
                    <w:rPr>
                      <w:lang w:val="de-DE"/>
                    </w:rPr>
                  </w:rPrChange>
                </w:rPr>
                <w:instrText xml:space="preserve"> REF _Ref183187956 \r \h </w:instrText>
              </w:r>
            </w:ins>
            <w:r w:rsidRPr="00F43973">
              <w:rPr>
                <w:lang w:val="de-DE"/>
                <w:rPrChange w:id="987" w:author="Lessner, Jan" w:date="2024-12-05T11:12:00Z">
                  <w:rPr>
                    <w:highlight w:val="yellow"/>
                    <w:lang w:val="de-DE"/>
                  </w:rPr>
                </w:rPrChange>
              </w:rPr>
              <w:instrText xml:space="preserve"> \* MERGEFORMAT </w:instrText>
            </w:r>
            <w:r w:rsidRPr="00F43973">
              <w:rPr>
                <w:lang w:val="de-DE"/>
                <w:rPrChange w:id="988" w:author="Lessner, Jan" w:date="2024-12-05T11:12:00Z">
                  <w:rPr>
                    <w:highlight w:val="yellow"/>
                    <w:lang w:val="de-DE"/>
                  </w:rPr>
                </w:rPrChange>
              </w:rPr>
            </w:r>
            <w:ins w:id="989" w:author="Lessner, Jan" w:date="2024-11-26T10:27:00Z">
              <w:r w:rsidRPr="00F43973">
                <w:rPr>
                  <w:lang w:val="de-DE"/>
                  <w:rPrChange w:id="990" w:author="Lessner, Jan" w:date="2024-12-05T11:12:00Z">
                    <w:rPr>
                      <w:lang w:val="de-DE"/>
                    </w:rPr>
                  </w:rPrChange>
                </w:rPr>
                <w:fldChar w:fldCharType="separate"/>
              </w:r>
              <w:r w:rsidRPr="00F43973">
                <w:rPr>
                  <w:lang w:val="de-DE"/>
                  <w:rPrChange w:id="991" w:author="Lessner, Jan" w:date="2024-12-05T11:12:00Z">
                    <w:rPr>
                      <w:lang w:val="de-DE"/>
                    </w:rPr>
                  </w:rPrChange>
                </w:rPr>
                <w:t>2.8.2</w:t>
              </w:r>
              <w:r w:rsidRPr="00F43973">
                <w:rPr>
                  <w:lang w:val="de-DE"/>
                  <w:rPrChange w:id="992" w:author="Lessner, Jan" w:date="2024-12-05T11:12:00Z">
                    <w:rPr>
                      <w:lang w:val="de-DE"/>
                    </w:rPr>
                  </w:rPrChange>
                </w:rPr>
                <w:fldChar w:fldCharType="end"/>
              </w:r>
              <w:r w:rsidRPr="00F43973">
                <w:rPr>
                  <w:lang w:val="de-DE"/>
                  <w:rPrChange w:id="993" w:author="Lessner, Jan" w:date="2024-12-05T11:12:00Z">
                    <w:rPr>
                      <w:lang w:val="de-DE"/>
                    </w:rPr>
                  </w:rPrChange>
                </w:rPr>
                <w:t>.1</w:t>
              </w:r>
            </w:ins>
          </w:p>
        </w:tc>
        <w:tc>
          <w:tcPr>
            <w:tcW w:w="1417" w:type="dxa"/>
            <w:tcBorders>
              <w:bottom w:val="nil"/>
            </w:tcBorders>
            <w:vAlign w:val="center"/>
          </w:tcPr>
          <w:p w:rsidR="00E20899" w:rsidRPr="00F43973" w:rsidRDefault="00E20899" w:rsidP="00B216C6">
            <w:pPr>
              <w:rPr>
                <w:ins w:id="994" w:author="Lessner, Jan" w:date="2024-11-26T10:27:00Z"/>
                <w:lang w:val="de-DE"/>
                <w:rPrChange w:id="995" w:author="Lessner, Jan" w:date="2024-12-05T11:12:00Z">
                  <w:rPr>
                    <w:ins w:id="996" w:author="Lessner, Jan" w:date="2024-11-26T10:27:00Z"/>
                    <w:lang w:val="de-DE"/>
                  </w:rPr>
                </w:rPrChange>
              </w:rPr>
            </w:pPr>
            <w:ins w:id="997" w:author="Lessner, Jan" w:date="2024-11-26T10:27:00Z">
              <w:r w:rsidRPr="00F43973">
                <w:rPr>
                  <w:lang w:val="de-DE"/>
                  <w:rPrChange w:id="998" w:author="Lessner, Jan" w:date="2024-12-05T11:12:00Z">
                    <w:rPr>
                      <w:lang w:val="de-DE"/>
                    </w:rPr>
                  </w:rPrChange>
                </w:rPr>
                <w:t>System</w:t>
              </w:r>
            </w:ins>
          </w:p>
        </w:tc>
        <w:tc>
          <w:tcPr>
            <w:tcW w:w="7438" w:type="dxa"/>
            <w:gridSpan w:val="2"/>
            <w:tcBorders>
              <w:bottom w:val="nil"/>
            </w:tcBorders>
          </w:tcPr>
          <w:p w:rsidR="00E20899" w:rsidRPr="00F43973" w:rsidRDefault="00E20899">
            <w:pPr>
              <w:shd w:val="clear" w:color="auto" w:fill="FFFFFF"/>
              <w:rPr>
                <w:ins w:id="999" w:author="Lessner, Jan" w:date="2024-11-26T10:27:00Z"/>
                <w:lang w:val="de-DE"/>
                <w:rPrChange w:id="1000" w:author="Lessner, Jan" w:date="2024-12-05T11:12:00Z">
                  <w:rPr>
                    <w:ins w:id="1001" w:author="Lessner, Jan" w:date="2024-11-26T10:27:00Z"/>
                    <w:rFonts w:ascii="Arial" w:hAnsi="Arial"/>
                    <w:sz w:val="20"/>
                    <w:szCs w:val="20"/>
                  </w:rPr>
                </w:rPrChange>
              </w:rPr>
              <w:pPrChange w:id="1002" w:author="Lessner, Jan" w:date="2024-11-26T10:28:00Z">
                <w:pPr>
                  <w:pStyle w:val="StandardWeb"/>
                  <w:shd w:val="clear" w:color="auto" w:fill="FFFFFF"/>
                  <w:spacing w:before="0" w:beforeAutospacing="0" w:after="0" w:afterAutospacing="0"/>
                </w:pPr>
              </w:pPrChange>
            </w:pPr>
            <w:ins w:id="1003" w:author="Lessner, Jan" w:date="2024-11-26T10:27:00Z">
              <w:r w:rsidRPr="00F43973">
                <w:rPr>
                  <w:lang w:val="de-DE"/>
                  <w:rPrChange w:id="1004" w:author="Lessner, Jan" w:date="2024-12-05T11:12:00Z">
                    <w:rPr/>
                  </w:rPrChange>
                </w:rPr>
                <w:t>Das System ändert den Status der Konfiguration auf „ausführungsbereit“</w:t>
              </w:r>
            </w:ins>
            <w:ins w:id="1005" w:author="Lessner, Jan" w:date="2024-11-26T13:26:00Z">
              <w:r w:rsidR="00B216C6" w:rsidRPr="00F43973">
                <w:rPr>
                  <w:lang w:val="de-DE"/>
                  <w:rPrChange w:id="1006" w:author="Lessner, Jan" w:date="2024-12-05T11:12:00Z">
                    <w:rPr>
                      <w:highlight w:val="yellow"/>
                    </w:rPr>
                  </w:rPrChange>
                </w:rPr>
                <w:t xml:space="preserve">, d.h. das System unternimmt bei nächster Gelegenheit einen erneuten Versuch. </w:t>
              </w:r>
            </w:ins>
          </w:p>
        </w:tc>
      </w:tr>
      <w:tr w:rsidR="005F5718" w:rsidRPr="00F43973" w:rsidTr="008875DF">
        <w:trPr>
          <w:cantSplit/>
        </w:trPr>
        <w:tc>
          <w:tcPr>
            <w:tcW w:w="993" w:type="dxa"/>
            <w:tcBorders>
              <w:bottom w:val="nil"/>
            </w:tcBorders>
            <w:vAlign w:val="center"/>
          </w:tcPr>
          <w:p w:rsidR="005F5718" w:rsidRPr="00F43973" w:rsidRDefault="005F5718" w:rsidP="008875DF">
            <w:pPr>
              <w:rPr>
                <w:lang w:val="de-DE"/>
                <w:rPrChange w:id="1007" w:author="Lessner, Jan" w:date="2024-12-05T11:12:00Z">
                  <w:rPr>
                    <w:lang w:val="de-DE"/>
                  </w:rPr>
                </w:rPrChange>
              </w:rPr>
            </w:pPr>
            <w:r w:rsidRPr="00F43973">
              <w:rPr>
                <w:lang w:val="de-DE"/>
                <w:rPrChange w:id="1008" w:author="Lessner, Jan" w:date="2024-12-05T11:12:00Z">
                  <w:rPr>
                    <w:lang w:val="de-DE"/>
                  </w:rPr>
                </w:rPrChange>
              </w:rPr>
              <w:fldChar w:fldCharType="begin"/>
            </w:r>
            <w:r w:rsidRPr="00F43973">
              <w:rPr>
                <w:lang w:val="de-DE"/>
                <w:rPrChange w:id="1009" w:author="Lessner, Jan" w:date="2024-12-05T11:12:00Z">
                  <w:rPr>
                    <w:lang w:val="de-DE"/>
                  </w:rPr>
                </w:rPrChange>
              </w:rPr>
              <w:instrText xml:space="preserve"> REF _Ref183187956 \r \h </w:instrText>
            </w:r>
            <w:r w:rsidRPr="00F43973">
              <w:rPr>
                <w:lang w:val="de-DE"/>
                <w:rPrChange w:id="1010" w:author="Lessner, Jan" w:date="2024-12-05T11:12:00Z">
                  <w:rPr>
                    <w:lang w:val="de-DE"/>
                  </w:rPr>
                </w:rPrChange>
              </w:rPr>
            </w:r>
            <w:r w:rsidR="00F43973">
              <w:rPr>
                <w:lang w:val="de-DE"/>
              </w:rPr>
              <w:instrText xml:space="preserve"> \* MERGEFORMAT </w:instrText>
            </w:r>
            <w:r w:rsidRPr="00F43973">
              <w:rPr>
                <w:lang w:val="de-DE"/>
                <w:rPrChange w:id="1011" w:author="Lessner, Jan" w:date="2024-12-05T11:12:00Z">
                  <w:rPr>
                    <w:lang w:val="de-DE"/>
                  </w:rPr>
                </w:rPrChange>
              </w:rPr>
              <w:fldChar w:fldCharType="separate"/>
            </w:r>
            <w:r w:rsidR="000C7408" w:rsidRPr="00F43973">
              <w:rPr>
                <w:lang w:val="de-DE"/>
                <w:rPrChange w:id="1012" w:author="Lessner, Jan" w:date="2024-12-05T11:12:00Z">
                  <w:rPr>
                    <w:lang w:val="de-DE"/>
                  </w:rPr>
                </w:rPrChange>
              </w:rPr>
              <w:t>2.8.2</w:t>
            </w:r>
            <w:r w:rsidRPr="00F43973">
              <w:rPr>
                <w:lang w:val="de-DE"/>
                <w:rPrChange w:id="1013" w:author="Lessner, Jan" w:date="2024-12-05T11:12:00Z">
                  <w:rPr>
                    <w:lang w:val="de-DE"/>
                  </w:rPr>
                </w:rPrChange>
              </w:rPr>
              <w:fldChar w:fldCharType="end"/>
            </w:r>
            <w:r w:rsidRPr="00F43973">
              <w:rPr>
                <w:lang w:val="de-DE"/>
                <w:rPrChange w:id="1014" w:author="Lessner, Jan" w:date="2024-12-05T11:12:00Z">
                  <w:rPr>
                    <w:lang w:val="de-DE"/>
                  </w:rPr>
                </w:rPrChange>
              </w:rPr>
              <w:t>.</w:t>
            </w:r>
            <w:r w:rsidR="00024FD6" w:rsidRPr="00F43973">
              <w:rPr>
                <w:lang w:val="de-DE"/>
                <w:rPrChange w:id="1015" w:author="Lessner, Jan" w:date="2024-12-05T11:12:00Z">
                  <w:rPr>
                    <w:lang w:val="de-DE"/>
                  </w:rPr>
                </w:rPrChange>
              </w:rPr>
              <w:t>2</w:t>
            </w:r>
          </w:p>
        </w:tc>
        <w:tc>
          <w:tcPr>
            <w:tcW w:w="1417" w:type="dxa"/>
            <w:tcBorders>
              <w:bottom w:val="nil"/>
            </w:tcBorders>
            <w:vAlign w:val="center"/>
          </w:tcPr>
          <w:p w:rsidR="005F5718" w:rsidRPr="00F43973" w:rsidRDefault="005F5718" w:rsidP="008875DF">
            <w:pPr>
              <w:rPr>
                <w:lang w:val="de-DE"/>
                <w:rPrChange w:id="1016" w:author="Lessner, Jan" w:date="2024-12-05T11:12:00Z">
                  <w:rPr>
                    <w:lang w:val="de-DE"/>
                  </w:rPr>
                </w:rPrChange>
              </w:rPr>
            </w:pPr>
            <w:r w:rsidRPr="00F43973">
              <w:rPr>
                <w:lang w:val="de-DE"/>
                <w:rPrChange w:id="1017" w:author="Lessner, Jan" w:date="2024-12-05T11:12:00Z">
                  <w:rPr>
                    <w:lang w:val="de-DE"/>
                  </w:rPr>
                </w:rPrChange>
              </w:rPr>
              <w:t>System</w:t>
            </w:r>
          </w:p>
        </w:tc>
        <w:tc>
          <w:tcPr>
            <w:tcW w:w="7438" w:type="dxa"/>
            <w:gridSpan w:val="2"/>
            <w:tcBorders>
              <w:bottom w:val="nil"/>
            </w:tcBorders>
          </w:tcPr>
          <w:p w:rsidR="00747268" w:rsidRPr="00F43973" w:rsidRDefault="001C45F3" w:rsidP="008875DF">
            <w:pPr>
              <w:pStyle w:val="StandardWeb"/>
              <w:shd w:val="clear" w:color="auto" w:fill="FFFFFF"/>
              <w:spacing w:before="0" w:beforeAutospacing="0" w:after="0" w:afterAutospacing="0"/>
              <w:rPr>
                <w:rFonts w:ascii="Arial" w:hAnsi="Arial"/>
                <w:sz w:val="20"/>
                <w:szCs w:val="20"/>
                <w:rPrChange w:id="1018" w:author="Lessner, Jan" w:date="2024-12-05T11:12:00Z">
                  <w:rPr>
                    <w:rFonts w:ascii="Arial" w:hAnsi="Arial"/>
                    <w:sz w:val="20"/>
                    <w:szCs w:val="20"/>
                  </w:rPr>
                </w:rPrChange>
              </w:rPr>
            </w:pPr>
            <w:r w:rsidRPr="00F43973">
              <w:rPr>
                <w:rFonts w:ascii="Arial" w:hAnsi="Arial"/>
                <w:sz w:val="20"/>
                <w:szCs w:val="20"/>
                <w:rPrChange w:id="1019" w:author="Lessner, Jan" w:date="2024-12-05T11:12:00Z">
                  <w:rPr>
                    <w:rFonts w:ascii="Arial" w:hAnsi="Arial"/>
                    <w:sz w:val="20"/>
                    <w:szCs w:val="20"/>
                  </w:rPr>
                </w:rPrChange>
              </w:rPr>
              <w:t>Weitere Fehlerbehandlung a</w:t>
            </w:r>
            <w:r w:rsidR="005F5718" w:rsidRPr="00F43973">
              <w:rPr>
                <w:rFonts w:ascii="Arial" w:hAnsi="Arial"/>
                <w:sz w:val="20"/>
                <w:szCs w:val="20"/>
                <w:rPrChange w:id="1020" w:author="Lessner, Jan" w:date="2024-12-05T11:12:00Z">
                  <w:rPr>
                    <w:rFonts w:ascii="Arial" w:hAnsi="Arial"/>
                    <w:sz w:val="20"/>
                    <w:szCs w:val="20"/>
                  </w:rPr>
                </w:rPrChange>
              </w:rPr>
              <w:t xml:space="preserve">nalog </w:t>
            </w:r>
            <w:r w:rsidR="005F5718" w:rsidRPr="00F43973">
              <w:rPr>
                <w:rFonts w:ascii="Arial" w:hAnsi="Arial"/>
                <w:sz w:val="20"/>
                <w:szCs w:val="20"/>
                <w:rPrChange w:id="1021" w:author="Lessner, Jan" w:date="2024-12-05T11:12:00Z">
                  <w:rPr>
                    <w:rFonts w:ascii="Arial" w:hAnsi="Arial"/>
                    <w:sz w:val="20"/>
                    <w:szCs w:val="20"/>
                  </w:rPr>
                </w:rPrChange>
              </w:rPr>
              <w:fldChar w:fldCharType="begin"/>
            </w:r>
            <w:r w:rsidR="005F5718" w:rsidRPr="00F43973">
              <w:rPr>
                <w:rFonts w:ascii="Arial" w:hAnsi="Arial"/>
                <w:sz w:val="20"/>
                <w:szCs w:val="20"/>
                <w:rPrChange w:id="1022" w:author="Lessner, Jan" w:date="2024-12-05T11:12:00Z">
                  <w:rPr>
                    <w:rFonts w:ascii="Arial" w:hAnsi="Arial"/>
                    <w:sz w:val="20"/>
                    <w:szCs w:val="20"/>
                  </w:rPr>
                </w:rPrChange>
              </w:rPr>
              <w:instrText xml:space="preserve"> REF _Ref99631323 \r \h </w:instrText>
            </w:r>
            <w:r w:rsidR="005F5718" w:rsidRPr="00F43973">
              <w:rPr>
                <w:rFonts w:ascii="Arial" w:hAnsi="Arial"/>
                <w:sz w:val="20"/>
                <w:szCs w:val="20"/>
                <w:rPrChange w:id="1023" w:author="Lessner, Jan" w:date="2024-12-05T11:12:00Z">
                  <w:rPr>
                    <w:rFonts w:ascii="Arial" w:hAnsi="Arial"/>
                    <w:sz w:val="20"/>
                    <w:szCs w:val="20"/>
                  </w:rPr>
                </w:rPrChange>
              </w:rPr>
            </w:r>
            <w:r w:rsidR="00F43973">
              <w:rPr>
                <w:rFonts w:ascii="Arial" w:hAnsi="Arial"/>
                <w:sz w:val="20"/>
                <w:szCs w:val="20"/>
              </w:rPr>
              <w:instrText xml:space="preserve"> \* MERGEFORMAT </w:instrText>
            </w:r>
            <w:r w:rsidR="005F5718" w:rsidRPr="00F43973">
              <w:rPr>
                <w:rFonts w:ascii="Arial" w:hAnsi="Arial"/>
                <w:sz w:val="20"/>
                <w:szCs w:val="20"/>
                <w:rPrChange w:id="1024" w:author="Lessner, Jan" w:date="2024-12-05T11:12:00Z">
                  <w:rPr>
                    <w:rFonts w:ascii="Arial" w:hAnsi="Arial"/>
                    <w:sz w:val="20"/>
                    <w:szCs w:val="20"/>
                  </w:rPr>
                </w:rPrChange>
              </w:rPr>
              <w:fldChar w:fldCharType="separate"/>
            </w:r>
            <w:r w:rsidR="000C7408" w:rsidRPr="00F43973">
              <w:rPr>
                <w:rFonts w:ascii="Arial" w:hAnsi="Arial"/>
                <w:sz w:val="20"/>
                <w:szCs w:val="20"/>
                <w:rPrChange w:id="1025" w:author="Lessner, Jan" w:date="2024-12-05T11:12:00Z">
                  <w:rPr>
                    <w:rFonts w:ascii="Arial" w:hAnsi="Arial"/>
                    <w:sz w:val="20"/>
                    <w:szCs w:val="20"/>
                  </w:rPr>
                </w:rPrChange>
              </w:rPr>
              <w:t>2.3</w:t>
            </w:r>
            <w:r w:rsidR="005F5718" w:rsidRPr="00F43973">
              <w:rPr>
                <w:rFonts w:ascii="Arial" w:hAnsi="Arial"/>
                <w:sz w:val="20"/>
                <w:szCs w:val="20"/>
                <w:rPrChange w:id="1026" w:author="Lessner, Jan" w:date="2024-12-05T11:12:00Z">
                  <w:rPr>
                    <w:rFonts w:ascii="Arial" w:hAnsi="Arial"/>
                    <w:sz w:val="20"/>
                    <w:szCs w:val="20"/>
                  </w:rPr>
                </w:rPrChange>
              </w:rPr>
              <w:fldChar w:fldCharType="end"/>
            </w:r>
            <w:r w:rsidR="005F5718" w:rsidRPr="00F43973">
              <w:rPr>
                <w:rFonts w:ascii="Arial" w:hAnsi="Arial"/>
                <w:sz w:val="20"/>
                <w:szCs w:val="20"/>
                <w:rPrChange w:id="1027" w:author="Lessner, Jan" w:date="2024-12-05T11:12:00Z">
                  <w:rPr>
                    <w:rFonts w:ascii="Arial" w:hAnsi="Arial"/>
                    <w:sz w:val="20"/>
                    <w:szCs w:val="20"/>
                  </w:rPr>
                </w:rPrChange>
              </w:rPr>
              <w:t xml:space="preserve"> mit entsprechend anderer Fehlerinfo</w:t>
            </w:r>
            <w:r w:rsidR="008F2C0D" w:rsidRPr="00F43973">
              <w:rPr>
                <w:rFonts w:ascii="Arial" w:hAnsi="Arial"/>
                <w:sz w:val="20"/>
                <w:szCs w:val="20"/>
                <w:rPrChange w:id="1028" w:author="Lessner, Jan" w:date="2024-12-05T11:12:00Z">
                  <w:rPr>
                    <w:rFonts w:ascii="Arial" w:hAnsi="Arial"/>
                    <w:sz w:val="20"/>
                    <w:szCs w:val="20"/>
                  </w:rPr>
                </w:rPrChange>
              </w:rPr>
              <w:t>.</w:t>
            </w:r>
          </w:p>
          <w:p w:rsidR="001F2E10" w:rsidRPr="00F43973" w:rsidRDefault="001F2E10" w:rsidP="008875DF">
            <w:pPr>
              <w:pStyle w:val="StandardWeb"/>
              <w:shd w:val="clear" w:color="auto" w:fill="FFFFFF"/>
              <w:spacing w:before="0" w:beforeAutospacing="0" w:after="0" w:afterAutospacing="0"/>
              <w:rPr>
                <w:rFonts w:ascii="Arial" w:hAnsi="Arial"/>
                <w:sz w:val="20"/>
                <w:szCs w:val="20"/>
                <w:rPrChange w:id="1029" w:author="Lessner, Jan" w:date="2024-12-05T11:12:00Z">
                  <w:rPr>
                    <w:rFonts w:ascii="Arial" w:hAnsi="Arial"/>
                    <w:sz w:val="20"/>
                    <w:szCs w:val="20"/>
                  </w:rPr>
                </w:rPrChange>
              </w:rPr>
            </w:pPr>
          </w:p>
          <w:p w:rsidR="001F2E10" w:rsidRPr="00F43973" w:rsidRDefault="001F2E10" w:rsidP="008875DF">
            <w:pPr>
              <w:pStyle w:val="StandardWeb"/>
              <w:shd w:val="clear" w:color="auto" w:fill="FFFFFF"/>
              <w:spacing w:before="0" w:beforeAutospacing="0" w:after="0" w:afterAutospacing="0"/>
              <w:rPr>
                <w:rFonts w:ascii="Arial" w:hAnsi="Arial"/>
                <w:sz w:val="20"/>
                <w:szCs w:val="20"/>
                <w:rPrChange w:id="1030" w:author="Lessner, Jan" w:date="2024-12-05T11:12:00Z">
                  <w:rPr>
                    <w:rFonts w:ascii="Arial" w:hAnsi="Arial"/>
                    <w:sz w:val="20"/>
                    <w:szCs w:val="20"/>
                  </w:rPr>
                </w:rPrChange>
              </w:rPr>
            </w:pPr>
            <w:r w:rsidRPr="00F43973">
              <w:rPr>
                <w:rFonts w:ascii="Arial" w:hAnsi="Arial"/>
                <w:sz w:val="20"/>
                <w:szCs w:val="20"/>
                <w:rPrChange w:id="1031" w:author="Lessner, Jan" w:date="2024-12-05T11:12:00Z">
                  <w:rPr>
                    <w:rFonts w:ascii="Arial" w:hAnsi="Arial"/>
                    <w:sz w:val="20"/>
                    <w:szCs w:val="20"/>
                  </w:rPr>
                </w:rPrChange>
              </w:rPr>
              <w:t xml:space="preserve">Ggf. mit zusätzlicher Aktualisierung für Ende Aufbewahrungsfrist analog </w:t>
            </w:r>
            <w:r w:rsidR="004E5224" w:rsidRPr="00F43973">
              <w:rPr>
                <w:rFonts w:ascii="Arial" w:hAnsi="Arial"/>
                <w:sz w:val="20"/>
                <w:szCs w:val="20"/>
                <w:rPrChange w:id="1032" w:author="Lessner, Jan" w:date="2024-12-05T11:12:00Z">
                  <w:rPr>
                    <w:rFonts w:ascii="Arial" w:hAnsi="Arial"/>
                    <w:sz w:val="20"/>
                    <w:szCs w:val="20"/>
                  </w:rPr>
                </w:rPrChange>
              </w:rPr>
              <w:fldChar w:fldCharType="begin"/>
            </w:r>
            <w:r w:rsidR="004E5224" w:rsidRPr="00F43973">
              <w:rPr>
                <w:rFonts w:ascii="Arial" w:hAnsi="Arial"/>
                <w:sz w:val="20"/>
                <w:szCs w:val="20"/>
                <w:rPrChange w:id="1033" w:author="Lessner, Jan" w:date="2024-12-05T11:12:00Z">
                  <w:rPr>
                    <w:rFonts w:ascii="Arial" w:hAnsi="Arial"/>
                    <w:sz w:val="20"/>
                    <w:szCs w:val="20"/>
                  </w:rPr>
                </w:rPrChange>
              </w:rPr>
              <w:instrText xml:space="preserve"> REF _Ref183426669 \r \h </w:instrText>
            </w:r>
            <w:r w:rsidR="004E5224" w:rsidRPr="00F43973">
              <w:rPr>
                <w:rFonts w:ascii="Arial" w:hAnsi="Arial"/>
                <w:sz w:val="20"/>
                <w:szCs w:val="20"/>
                <w:rPrChange w:id="1034" w:author="Lessner, Jan" w:date="2024-12-05T11:12:00Z">
                  <w:rPr>
                    <w:rFonts w:ascii="Arial" w:hAnsi="Arial"/>
                    <w:sz w:val="20"/>
                    <w:szCs w:val="20"/>
                  </w:rPr>
                </w:rPrChange>
              </w:rPr>
            </w:r>
            <w:r w:rsidR="00F43973">
              <w:rPr>
                <w:rFonts w:ascii="Arial" w:hAnsi="Arial"/>
                <w:sz w:val="20"/>
                <w:szCs w:val="20"/>
              </w:rPr>
              <w:instrText xml:space="preserve"> \* MERGEFORMAT </w:instrText>
            </w:r>
            <w:r w:rsidR="004E5224" w:rsidRPr="00F43973">
              <w:rPr>
                <w:rFonts w:ascii="Arial" w:hAnsi="Arial"/>
                <w:sz w:val="20"/>
                <w:szCs w:val="20"/>
                <w:rPrChange w:id="1035" w:author="Lessner, Jan" w:date="2024-12-05T11:12:00Z">
                  <w:rPr>
                    <w:rFonts w:ascii="Arial" w:hAnsi="Arial"/>
                    <w:sz w:val="20"/>
                    <w:szCs w:val="20"/>
                  </w:rPr>
                </w:rPrChange>
              </w:rPr>
              <w:fldChar w:fldCharType="separate"/>
            </w:r>
            <w:r w:rsidR="000C7408" w:rsidRPr="00F43973">
              <w:rPr>
                <w:rFonts w:ascii="Arial" w:hAnsi="Arial"/>
                <w:sz w:val="20"/>
                <w:szCs w:val="20"/>
                <w:rPrChange w:id="1036" w:author="Lessner, Jan" w:date="2024-12-05T11:12:00Z">
                  <w:rPr>
                    <w:rFonts w:ascii="Arial" w:hAnsi="Arial"/>
                    <w:sz w:val="20"/>
                    <w:szCs w:val="20"/>
                  </w:rPr>
                </w:rPrChange>
              </w:rPr>
              <w:t>2.8.7</w:t>
            </w:r>
            <w:r w:rsidR="004E5224" w:rsidRPr="00F43973">
              <w:rPr>
                <w:rFonts w:ascii="Arial" w:hAnsi="Arial"/>
                <w:sz w:val="20"/>
                <w:szCs w:val="20"/>
                <w:rPrChange w:id="1037" w:author="Lessner, Jan" w:date="2024-12-05T11:12:00Z">
                  <w:rPr>
                    <w:rFonts w:ascii="Arial" w:hAnsi="Arial"/>
                    <w:sz w:val="20"/>
                    <w:szCs w:val="20"/>
                  </w:rPr>
                </w:rPrChange>
              </w:rPr>
              <w:fldChar w:fldCharType="end"/>
            </w:r>
            <w:r w:rsidRPr="00F43973">
              <w:rPr>
                <w:rFonts w:ascii="Arial" w:hAnsi="Arial"/>
                <w:sz w:val="20"/>
                <w:szCs w:val="20"/>
                <w:rPrChange w:id="1038" w:author="Lessner, Jan" w:date="2024-12-05T11:12:00Z">
                  <w:rPr>
                    <w:rFonts w:ascii="Arial" w:hAnsi="Arial"/>
                    <w:sz w:val="20"/>
                    <w:szCs w:val="20"/>
                  </w:rPr>
                </w:rPrChange>
              </w:rPr>
              <w:t>.</w:t>
            </w:r>
          </w:p>
        </w:tc>
      </w:tr>
      <w:tr w:rsidR="00024FD6" w:rsidRPr="00F43973" w:rsidTr="008875DF">
        <w:trPr>
          <w:cantSplit/>
        </w:trPr>
        <w:tc>
          <w:tcPr>
            <w:tcW w:w="993" w:type="dxa"/>
            <w:tcBorders>
              <w:bottom w:val="nil"/>
            </w:tcBorders>
            <w:vAlign w:val="center"/>
          </w:tcPr>
          <w:p w:rsidR="00024FD6" w:rsidRPr="00F43973" w:rsidRDefault="00E00298" w:rsidP="008875DF">
            <w:pPr>
              <w:rPr>
                <w:lang w:val="de-DE"/>
                <w:rPrChange w:id="1039" w:author="Lessner, Jan" w:date="2024-12-05T11:12:00Z">
                  <w:rPr>
                    <w:lang w:val="de-DE"/>
                  </w:rPr>
                </w:rPrChange>
              </w:rPr>
            </w:pPr>
            <w:r w:rsidRPr="00F43973">
              <w:rPr>
                <w:lang w:val="de-DE"/>
                <w:rPrChange w:id="1040" w:author="Lessner, Jan" w:date="2024-12-05T11:12:00Z">
                  <w:rPr>
                    <w:lang w:val="de-DE"/>
                  </w:rPr>
                </w:rPrChange>
              </w:rPr>
              <w:fldChar w:fldCharType="begin"/>
            </w:r>
            <w:r w:rsidRPr="00F43973">
              <w:rPr>
                <w:lang w:val="de-DE"/>
                <w:rPrChange w:id="1041" w:author="Lessner, Jan" w:date="2024-12-05T11:12:00Z">
                  <w:rPr>
                    <w:lang w:val="de-DE"/>
                  </w:rPr>
                </w:rPrChange>
              </w:rPr>
              <w:instrText xml:space="preserve"> REF _Ref183188676 \r \h </w:instrText>
            </w:r>
            <w:r w:rsidRPr="00F43973">
              <w:rPr>
                <w:lang w:val="de-DE"/>
                <w:rPrChange w:id="1042" w:author="Lessner, Jan" w:date="2024-12-05T11:12:00Z">
                  <w:rPr>
                    <w:lang w:val="de-DE"/>
                  </w:rPr>
                </w:rPrChange>
              </w:rPr>
            </w:r>
            <w:r w:rsidR="00F43973">
              <w:rPr>
                <w:lang w:val="de-DE"/>
              </w:rPr>
              <w:instrText xml:space="preserve"> \* MERGEFORMAT </w:instrText>
            </w:r>
            <w:r w:rsidRPr="00F43973">
              <w:rPr>
                <w:lang w:val="de-DE"/>
                <w:rPrChange w:id="1043" w:author="Lessner, Jan" w:date="2024-12-05T11:12:00Z">
                  <w:rPr>
                    <w:lang w:val="de-DE"/>
                  </w:rPr>
                </w:rPrChange>
              </w:rPr>
              <w:fldChar w:fldCharType="separate"/>
            </w:r>
            <w:r w:rsidR="000C7408" w:rsidRPr="00F43973">
              <w:rPr>
                <w:lang w:val="de-DE"/>
                <w:rPrChange w:id="1044" w:author="Lessner, Jan" w:date="2024-12-05T11:12:00Z">
                  <w:rPr>
                    <w:lang w:val="de-DE"/>
                  </w:rPr>
                </w:rPrChange>
              </w:rPr>
              <w:t>2.8.4</w:t>
            </w:r>
            <w:r w:rsidRPr="00F43973">
              <w:rPr>
                <w:lang w:val="de-DE"/>
                <w:rPrChange w:id="1045" w:author="Lessner, Jan" w:date="2024-12-05T11:12:00Z">
                  <w:rPr>
                    <w:lang w:val="de-DE"/>
                  </w:rPr>
                </w:rPrChange>
              </w:rPr>
              <w:fldChar w:fldCharType="end"/>
            </w:r>
          </w:p>
        </w:tc>
        <w:tc>
          <w:tcPr>
            <w:tcW w:w="1417" w:type="dxa"/>
            <w:tcBorders>
              <w:bottom w:val="nil"/>
            </w:tcBorders>
            <w:vAlign w:val="center"/>
          </w:tcPr>
          <w:p w:rsidR="00024FD6" w:rsidRPr="00F43973" w:rsidRDefault="00024FD6" w:rsidP="008875DF">
            <w:pPr>
              <w:rPr>
                <w:lang w:val="de-DE"/>
                <w:rPrChange w:id="1046" w:author="Lessner, Jan" w:date="2024-12-05T11:12:00Z">
                  <w:rPr>
                    <w:lang w:val="de-DE"/>
                  </w:rPr>
                </w:rPrChange>
              </w:rPr>
            </w:pPr>
          </w:p>
        </w:tc>
        <w:tc>
          <w:tcPr>
            <w:tcW w:w="7438" w:type="dxa"/>
            <w:gridSpan w:val="2"/>
            <w:tcBorders>
              <w:bottom w:val="nil"/>
            </w:tcBorders>
          </w:tcPr>
          <w:p w:rsidR="00024FD6" w:rsidRPr="00F43973" w:rsidRDefault="00024FD6" w:rsidP="008875DF">
            <w:pPr>
              <w:pStyle w:val="Exception"/>
              <w:numPr>
                <w:ilvl w:val="0"/>
                <w:numId w:val="2"/>
              </w:numPr>
              <w:rPr>
                <w:i/>
                <w:lang w:val="de-DE"/>
                <w:rPrChange w:id="1047" w:author="Lessner, Jan" w:date="2024-12-05T11:12:00Z">
                  <w:rPr>
                    <w:i/>
                    <w:lang w:val="de-DE"/>
                  </w:rPr>
                </w:rPrChange>
              </w:rPr>
            </w:pPr>
            <w:bookmarkStart w:id="1048" w:name="_Ref183428536"/>
            <w:r w:rsidRPr="00F43973">
              <w:rPr>
                <w:lang w:val="de-DE"/>
                <w:rPrChange w:id="1049" w:author="Lessner, Jan" w:date="2024-12-05T11:12:00Z">
                  <w:rPr>
                    <w:lang w:val="de-DE"/>
                  </w:rPr>
                </w:rPrChange>
              </w:rPr>
              <w:t>Fehler bei der Eintragsverarbeitung</w:t>
            </w:r>
            <w:bookmarkEnd w:id="1048"/>
          </w:p>
        </w:tc>
      </w:tr>
      <w:tr w:rsidR="00024FD6" w:rsidRPr="00F43973" w:rsidTr="008875DF">
        <w:trPr>
          <w:cantSplit/>
        </w:trPr>
        <w:tc>
          <w:tcPr>
            <w:tcW w:w="993" w:type="dxa"/>
            <w:tcBorders>
              <w:bottom w:val="nil"/>
            </w:tcBorders>
            <w:vAlign w:val="center"/>
          </w:tcPr>
          <w:p w:rsidR="00024FD6" w:rsidRPr="00F43973" w:rsidRDefault="00E00298" w:rsidP="008875DF">
            <w:pPr>
              <w:rPr>
                <w:lang w:val="de-DE"/>
                <w:rPrChange w:id="1050" w:author="Lessner, Jan" w:date="2024-12-05T11:12:00Z">
                  <w:rPr>
                    <w:lang w:val="de-DE"/>
                  </w:rPr>
                </w:rPrChange>
              </w:rPr>
            </w:pPr>
            <w:r w:rsidRPr="00F43973">
              <w:rPr>
                <w:lang w:val="de-DE"/>
                <w:rPrChange w:id="1051" w:author="Lessner, Jan" w:date="2024-12-05T11:12:00Z">
                  <w:rPr>
                    <w:lang w:val="de-DE"/>
                  </w:rPr>
                </w:rPrChange>
              </w:rPr>
              <w:fldChar w:fldCharType="begin"/>
            </w:r>
            <w:r w:rsidRPr="00F43973">
              <w:rPr>
                <w:lang w:val="de-DE"/>
                <w:rPrChange w:id="1052" w:author="Lessner, Jan" w:date="2024-12-05T11:12:00Z">
                  <w:rPr>
                    <w:lang w:val="de-DE"/>
                  </w:rPr>
                </w:rPrChange>
              </w:rPr>
              <w:instrText xml:space="preserve"> REF _Ref183188676 \r \h </w:instrText>
            </w:r>
            <w:r w:rsidRPr="00F43973">
              <w:rPr>
                <w:lang w:val="de-DE"/>
                <w:rPrChange w:id="1053" w:author="Lessner, Jan" w:date="2024-12-05T11:12:00Z">
                  <w:rPr>
                    <w:lang w:val="de-DE"/>
                  </w:rPr>
                </w:rPrChange>
              </w:rPr>
            </w:r>
            <w:r w:rsidR="00F43973">
              <w:rPr>
                <w:lang w:val="de-DE"/>
              </w:rPr>
              <w:instrText xml:space="preserve"> \* MERGEFORMAT </w:instrText>
            </w:r>
            <w:r w:rsidRPr="00F43973">
              <w:rPr>
                <w:lang w:val="de-DE"/>
                <w:rPrChange w:id="1054" w:author="Lessner, Jan" w:date="2024-12-05T11:12:00Z">
                  <w:rPr>
                    <w:lang w:val="de-DE"/>
                  </w:rPr>
                </w:rPrChange>
              </w:rPr>
              <w:fldChar w:fldCharType="separate"/>
            </w:r>
            <w:r w:rsidR="000C7408" w:rsidRPr="00F43973">
              <w:rPr>
                <w:lang w:val="de-DE"/>
                <w:rPrChange w:id="1055" w:author="Lessner, Jan" w:date="2024-12-05T11:12:00Z">
                  <w:rPr>
                    <w:lang w:val="de-DE"/>
                  </w:rPr>
                </w:rPrChange>
              </w:rPr>
              <w:t>2.8.4</w:t>
            </w:r>
            <w:r w:rsidRPr="00F43973">
              <w:rPr>
                <w:lang w:val="de-DE"/>
                <w:rPrChange w:id="1056" w:author="Lessner, Jan" w:date="2024-12-05T11:12:00Z">
                  <w:rPr>
                    <w:lang w:val="de-DE"/>
                  </w:rPr>
                </w:rPrChange>
              </w:rPr>
              <w:fldChar w:fldCharType="end"/>
            </w:r>
            <w:r w:rsidR="00024FD6" w:rsidRPr="00F43973">
              <w:rPr>
                <w:lang w:val="de-DE"/>
                <w:rPrChange w:id="1057" w:author="Lessner, Jan" w:date="2024-12-05T11:12:00Z">
                  <w:rPr>
                    <w:lang w:val="de-DE"/>
                  </w:rPr>
                </w:rPrChange>
              </w:rPr>
              <w:t>.1</w:t>
            </w:r>
          </w:p>
        </w:tc>
        <w:tc>
          <w:tcPr>
            <w:tcW w:w="1417" w:type="dxa"/>
            <w:tcBorders>
              <w:bottom w:val="nil"/>
            </w:tcBorders>
            <w:vAlign w:val="center"/>
          </w:tcPr>
          <w:p w:rsidR="00024FD6" w:rsidRPr="00F43973" w:rsidRDefault="00024FD6" w:rsidP="008875DF">
            <w:pPr>
              <w:rPr>
                <w:lang w:val="de-DE"/>
                <w:rPrChange w:id="1058" w:author="Lessner, Jan" w:date="2024-12-05T11:12:00Z">
                  <w:rPr>
                    <w:lang w:val="de-DE"/>
                  </w:rPr>
                </w:rPrChange>
              </w:rPr>
            </w:pPr>
            <w:r w:rsidRPr="00F43973">
              <w:rPr>
                <w:lang w:val="de-DE"/>
                <w:rPrChange w:id="1059" w:author="Lessner, Jan" w:date="2024-12-05T11:12:00Z">
                  <w:rPr>
                    <w:lang w:val="de-DE"/>
                  </w:rPr>
                </w:rPrChange>
              </w:rPr>
              <w:t>System</w:t>
            </w:r>
          </w:p>
        </w:tc>
        <w:tc>
          <w:tcPr>
            <w:tcW w:w="7438" w:type="dxa"/>
            <w:gridSpan w:val="2"/>
            <w:tcBorders>
              <w:bottom w:val="nil"/>
            </w:tcBorders>
          </w:tcPr>
          <w:p w:rsidR="00024FD6" w:rsidRPr="00F43973" w:rsidRDefault="00E00298" w:rsidP="008875DF">
            <w:pPr>
              <w:pStyle w:val="StandardWeb"/>
              <w:shd w:val="clear" w:color="auto" w:fill="FFFFFF"/>
              <w:spacing w:before="0" w:beforeAutospacing="0" w:after="0" w:afterAutospacing="0"/>
              <w:rPr>
                <w:rFonts w:ascii="Arial" w:hAnsi="Arial"/>
                <w:sz w:val="20"/>
                <w:szCs w:val="20"/>
                <w:rPrChange w:id="1060" w:author="Lessner, Jan" w:date="2024-12-05T11:12:00Z">
                  <w:rPr>
                    <w:rFonts w:ascii="Arial" w:hAnsi="Arial"/>
                    <w:sz w:val="20"/>
                    <w:szCs w:val="20"/>
                  </w:rPr>
                </w:rPrChange>
              </w:rPr>
            </w:pPr>
            <w:r w:rsidRPr="00F43973">
              <w:rPr>
                <w:rFonts w:ascii="Arial" w:hAnsi="Arial"/>
                <w:sz w:val="20"/>
                <w:szCs w:val="20"/>
                <w:rPrChange w:id="1061" w:author="Lessner, Jan" w:date="2024-12-05T11:12:00Z">
                  <w:rPr>
                    <w:rFonts w:ascii="Arial" w:hAnsi="Arial"/>
                    <w:sz w:val="20"/>
                    <w:szCs w:val="20"/>
                  </w:rPr>
                </w:rPrChange>
              </w:rPr>
              <w:t xml:space="preserve">Analog </w:t>
            </w:r>
            <w:r w:rsidRPr="00F43973">
              <w:rPr>
                <w:rFonts w:ascii="Arial" w:hAnsi="Arial"/>
                <w:sz w:val="20"/>
                <w:szCs w:val="20"/>
                <w:rPrChange w:id="1062" w:author="Lessner, Jan" w:date="2024-12-05T11:12:00Z">
                  <w:rPr>
                    <w:rFonts w:ascii="Arial" w:hAnsi="Arial"/>
                    <w:sz w:val="20"/>
                    <w:szCs w:val="20"/>
                  </w:rPr>
                </w:rPrChange>
              </w:rPr>
              <w:fldChar w:fldCharType="begin"/>
            </w:r>
            <w:r w:rsidRPr="00F43973">
              <w:rPr>
                <w:rFonts w:ascii="Arial" w:hAnsi="Arial"/>
                <w:sz w:val="20"/>
                <w:szCs w:val="20"/>
                <w:rPrChange w:id="1063" w:author="Lessner, Jan" w:date="2024-12-05T11:12:00Z">
                  <w:rPr>
                    <w:rFonts w:ascii="Arial" w:hAnsi="Arial"/>
                    <w:sz w:val="20"/>
                    <w:szCs w:val="20"/>
                  </w:rPr>
                </w:rPrChange>
              </w:rPr>
              <w:instrText xml:space="preserve"> REF _Ref183187956 \r \h </w:instrText>
            </w:r>
            <w:r w:rsidRPr="00F43973">
              <w:rPr>
                <w:rFonts w:ascii="Arial" w:hAnsi="Arial"/>
                <w:sz w:val="20"/>
                <w:szCs w:val="20"/>
                <w:rPrChange w:id="1064" w:author="Lessner, Jan" w:date="2024-12-05T11:12:00Z">
                  <w:rPr>
                    <w:rFonts w:ascii="Arial" w:hAnsi="Arial"/>
                    <w:sz w:val="20"/>
                    <w:szCs w:val="20"/>
                  </w:rPr>
                </w:rPrChange>
              </w:rPr>
            </w:r>
            <w:r w:rsidR="00F43973">
              <w:rPr>
                <w:rFonts w:ascii="Arial" w:hAnsi="Arial"/>
                <w:sz w:val="20"/>
                <w:szCs w:val="20"/>
              </w:rPr>
              <w:instrText xml:space="preserve"> \* MERGEFORMAT </w:instrText>
            </w:r>
            <w:r w:rsidRPr="00F43973">
              <w:rPr>
                <w:rFonts w:ascii="Arial" w:hAnsi="Arial"/>
                <w:sz w:val="20"/>
                <w:szCs w:val="20"/>
                <w:rPrChange w:id="1065" w:author="Lessner, Jan" w:date="2024-12-05T11:12:00Z">
                  <w:rPr>
                    <w:rFonts w:ascii="Arial" w:hAnsi="Arial"/>
                    <w:sz w:val="20"/>
                    <w:szCs w:val="20"/>
                  </w:rPr>
                </w:rPrChange>
              </w:rPr>
              <w:fldChar w:fldCharType="separate"/>
            </w:r>
            <w:r w:rsidR="000C7408" w:rsidRPr="00F43973">
              <w:rPr>
                <w:rFonts w:ascii="Arial" w:hAnsi="Arial"/>
                <w:sz w:val="20"/>
                <w:szCs w:val="20"/>
                <w:rPrChange w:id="1066" w:author="Lessner, Jan" w:date="2024-12-05T11:12:00Z">
                  <w:rPr>
                    <w:rFonts w:ascii="Arial" w:hAnsi="Arial"/>
                    <w:sz w:val="20"/>
                    <w:szCs w:val="20"/>
                  </w:rPr>
                </w:rPrChange>
              </w:rPr>
              <w:t>2.8.2</w:t>
            </w:r>
            <w:r w:rsidRPr="00F43973">
              <w:rPr>
                <w:rFonts w:ascii="Arial" w:hAnsi="Arial"/>
                <w:sz w:val="20"/>
                <w:szCs w:val="20"/>
                <w:rPrChange w:id="1067" w:author="Lessner, Jan" w:date="2024-12-05T11:12:00Z">
                  <w:rPr>
                    <w:rFonts w:ascii="Arial" w:hAnsi="Arial"/>
                    <w:sz w:val="20"/>
                    <w:szCs w:val="20"/>
                  </w:rPr>
                </w:rPrChange>
              </w:rPr>
              <w:fldChar w:fldCharType="end"/>
            </w:r>
            <w:r w:rsidRPr="00F43973">
              <w:rPr>
                <w:rFonts w:ascii="Arial" w:hAnsi="Arial"/>
                <w:sz w:val="20"/>
                <w:szCs w:val="20"/>
                <w:rPrChange w:id="1068" w:author="Lessner, Jan" w:date="2024-12-05T11:12:00Z">
                  <w:rPr>
                    <w:rFonts w:ascii="Arial" w:hAnsi="Arial"/>
                    <w:sz w:val="20"/>
                    <w:szCs w:val="20"/>
                  </w:rPr>
                </w:rPrChange>
              </w:rPr>
              <w:t xml:space="preserve"> mit entsprechend anderer Fehlerinfo inkl. </w:t>
            </w:r>
            <w:r w:rsidR="008F2C0D" w:rsidRPr="00F43973">
              <w:rPr>
                <w:rFonts w:ascii="Arial" w:hAnsi="Arial"/>
                <w:sz w:val="20"/>
                <w:szCs w:val="20"/>
                <w:rPrChange w:id="1069" w:author="Lessner, Jan" w:date="2024-12-05T11:12:00Z">
                  <w:rPr>
                    <w:rFonts w:ascii="Arial" w:hAnsi="Arial"/>
                    <w:sz w:val="20"/>
                    <w:szCs w:val="20"/>
                  </w:rPr>
                </w:rPrChange>
              </w:rPr>
              <w:t>Typ und Text der vom</w:t>
            </w:r>
            <w:r w:rsidRPr="00F43973">
              <w:rPr>
                <w:rFonts w:ascii="Arial" w:hAnsi="Arial"/>
                <w:sz w:val="20"/>
                <w:szCs w:val="20"/>
                <w:rPrChange w:id="1070" w:author="Lessner, Jan" w:date="2024-12-05T11:12:00Z">
                  <w:rPr>
                    <w:rFonts w:ascii="Arial" w:hAnsi="Arial"/>
                    <w:sz w:val="20"/>
                    <w:szCs w:val="20"/>
                  </w:rPr>
                </w:rPrChange>
              </w:rPr>
              <w:t xml:space="preserve"> Task ge</w:t>
            </w:r>
            <w:r w:rsidR="004E5224" w:rsidRPr="00F43973">
              <w:rPr>
                <w:rFonts w:ascii="Arial" w:hAnsi="Arial"/>
                <w:sz w:val="20"/>
                <w:szCs w:val="20"/>
                <w:rPrChange w:id="1071" w:author="Lessner, Jan" w:date="2024-12-05T11:12:00Z">
                  <w:rPr>
                    <w:rFonts w:ascii="Arial" w:hAnsi="Arial"/>
                    <w:sz w:val="20"/>
                    <w:szCs w:val="20"/>
                  </w:rPr>
                </w:rPrChange>
              </w:rPr>
              <w:t>worfenen</w:t>
            </w:r>
            <w:r w:rsidRPr="00F43973">
              <w:rPr>
                <w:rFonts w:ascii="Arial" w:hAnsi="Arial"/>
                <w:sz w:val="20"/>
                <w:szCs w:val="20"/>
                <w:rPrChange w:id="1072" w:author="Lessner, Jan" w:date="2024-12-05T11:12:00Z">
                  <w:rPr>
                    <w:rFonts w:ascii="Arial" w:hAnsi="Arial"/>
                    <w:sz w:val="20"/>
                    <w:szCs w:val="20"/>
                  </w:rPr>
                </w:rPrChange>
              </w:rPr>
              <w:t xml:space="preserve"> </w:t>
            </w:r>
            <w:proofErr w:type="spellStart"/>
            <w:r w:rsidR="008F2C0D" w:rsidRPr="00F43973">
              <w:rPr>
                <w:rFonts w:ascii="Arial" w:hAnsi="Arial"/>
                <w:sz w:val="20"/>
                <w:szCs w:val="20"/>
                <w:rPrChange w:id="1073" w:author="Lessner, Jan" w:date="2024-12-05T11:12:00Z">
                  <w:rPr>
                    <w:rFonts w:ascii="Arial" w:hAnsi="Arial"/>
                    <w:sz w:val="20"/>
                    <w:szCs w:val="20"/>
                  </w:rPr>
                </w:rPrChange>
              </w:rPr>
              <w:t>Exception</w:t>
            </w:r>
            <w:proofErr w:type="spellEnd"/>
            <w:r w:rsidRPr="00F43973">
              <w:rPr>
                <w:rFonts w:ascii="Arial" w:hAnsi="Arial"/>
                <w:sz w:val="20"/>
                <w:szCs w:val="20"/>
                <w:rPrChange w:id="1074" w:author="Lessner, Jan" w:date="2024-12-05T11:12:00Z">
                  <w:rPr>
                    <w:rFonts w:ascii="Arial" w:hAnsi="Arial"/>
                    <w:sz w:val="20"/>
                    <w:szCs w:val="20"/>
                  </w:rPr>
                </w:rPrChange>
              </w:rPr>
              <w:t>.</w:t>
            </w:r>
          </w:p>
        </w:tc>
      </w:tr>
      <w:tr w:rsidR="00B453E3" w:rsidRPr="00F43973" w:rsidTr="008875DF">
        <w:trPr>
          <w:cantSplit/>
        </w:trPr>
        <w:tc>
          <w:tcPr>
            <w:tcW w:w="993" w:type="dxa"/>
            <w:tcBorders>
              <w:bottom w:val="nil"/>
            </w:tcBorders>
            <w:vAlign w:val="center"/>
          </w:tcPr>
          <w:p w:rsidR="00B453E3" w:rsidRPr="00F43973" w:rsidRDefault="00B453E3" w:rsidP="008875DF">
            <w:pPr>
              <w:rPr>
                <w:lang w:val="de-DE"/>
                <w:rPrChange w:id="1075" w:author="Lessner, Jan" w:date="2024-12-05T11:12:00Z">
                  <w:rPr>
                    <w:lang w:val="de-DE"/>
                  </w:rPr>
                </w:rPrChange>
              </w:rPr>
            </w:pPr>
            <w:r w:rsidRPr="00F43973">
              <w:rPr>
                <w:lang w:val="de-DE"/>
                <w:rPrChange w:id="1076" w:author="Lessner, Jan" w:date="2024-12-05T11:12:00Z">
                  <w:rPr>
                    <w:lang w:val="de-DE"/>
                  </w:rPr>
                </w:rPrChange>
              </w:rPr>
              <w:fldChar w:fldCharType="begin"/>
            </w:r>
            <w:r w:rsidRPr="00F43973">
              <w:rPr>
                <w:lang w:val="de-DE"/>
                <w:rPrChange w:id="1077" w:author="Lessner, Jan" w:date="2024-12-05T11:12:00Z">
                  <w:rPr>
                    <w:lang w:val="de-DE"/>
                  </w:rPr>
                </w:rPrChange>
              </w:rPr>
              <w:instrText xml:space="preserve"> REF _Ref183189571 \r \h </w:instrText>
            </w:r>
            <w:r w:rsidRPr="00F43973">
              <w:rPr>
                <w:lang w:val="de-DE"/>
                <w:rPrChange w:id="1078" w:author="Lessner, Jan" w:date="2024-12-05T11:12:00Z">
                  <w:rPr>
                    <w:lang w:val="de-DE"/>
                  </w:rPr>
                </w:rPrChange>
              </w:rPr>
            </w:r>
            <w:r w:rsidR="00F43973">
              <w:rPr>
                <w:lang w:val="de-DE"/>
              </w:rPr>
              <w:instrText xml:space="preserve"> \* MERGEFORMAT </w:instrText>
            </w:r>
            <w:r w:rsidRPr="00F43973">
              <w:rPr>
                <w:lang w:val="de-DE"/>
                <w:rPrChange w:id="1079" w:author="Lessner, Jan" w:date="2024-12-05T11:12:00Z">
                  <w:rPr>
                    <w:lang w:val="de-DE"/>
                  </w:rPr>
                </w:rPrChange>
              </w:rPr>
              <w:fldChar w:fldCharType="separate"/>
            </w:r>
            <w:r w:rsidR="000C7408" w:rsidRPr="00F43973">
              <w:rPr>
                <w:lang w:val="de-DE"/>
                <w:rPrChange w:id="1080" w:author="Lessner, Jan" w:date="2024-12-05T11:12:00Z">
                  <w:rPr>
                    <w:lang w:val="de-DE"/>
                  </w:rPr>
                </w:rPrChange>
              </w:rPr>
              <w:t>2.8.6</w:t>
            </w:r>
            <w:r w:rsidRPr="00F43973">
              <w:rPr>
                <w:lang w:val="de-DE"/>
                <w:rPrChange w:id="1081" w:author="Lessner, Jan" w:date="2024-12-05T11:12:00Z">
                  <w:rPr>
                    <w:lang w:val="de-DE"/>
                  </w:rPr>
                </w:rPrChange>
              </w:rPr>
              <w:fldChar w:fldCharType="end"/>
            </w:r>
          </w:p>
        </w:tc>
        <w:tc>
          <w:tcPr>
            <w:tcW w:w="1417" w:type="dxa"/>
            <w:tcBorders>
              <w:bottom w:val="nil"/>
            </w:tcBorders>
            <w:vAlign w:val="center"/>
          </w:tcPr>
          <w:p w:rsidR="00B453E3" w:rsidRPr="00F43973" w:rsidRDefault="00B453E3" w:rsidP="008875DF">
            <w:pPr>
              <w:rPr>
                <w:lang w:val="de-DE"/>
                <w:rPrChange w:id="1082" w:author="Lessner, Jan" w:date="2024-12-05T11:12:00Z">
                  <w:rPr>
                    <w:lang w:val="de-DE"/>
                  </w:rPr>
                </w:rPrChange>
              </w:rPr>
            </w:pPr>
          </w:p>
        </w:tc>
        <w:tc>
          <w:tcPr>
            <w:tcW w:w="7438" w:type="dxa"/>
            <w:gridSpan w:val="2"/>
            <w:tcBorders>
              <w:bottom w:val="nil"/>
            </w:tcBorders>
          </w:tcPr>
          <w:p w:rsidR="00B453E3" w:rsidRPr="00F43973" w:rsidRDefault="008165F0" w:rsidP="008875DF">
            <w:pPr>
              <w:pStyle w:val="Exception"/>
              <w:numPr>
                <w:ilvl w:val="0"/>
                <w:numId w:val="2"/>
              </w:numPr>
              <w:rPr>
                <w:i/>
                <w:lang w:val="de-DE"/>
                <w:rPrChange w:id="1083" w:author="Lessner, Jan" w:date="2024-12-05T11:12:00Z">
                  <w:rPr>
                    <w:i/>
                    <w:lang w:val="de-DE"/>
                  </w:rPr>
                </w:rPrChange>
              </w:rPr>
            </w:pPr>
            <w:bookmarkStart w:id="1084" w:name="_Ref183428542"/>
            <w:r w:rsidRPr="00F43973">
              <w:rPr>
                <w:lang w:val="de-DE"/>
                <w:rPrChange w:id="1085" w:author="Lessner, Jan" w:date="2024-12-05T11:12:00Z">
                  <w:rPr>
                    <w:lang w:val="de-DE"/>
                  </w:rPr>
                </w:rPrChange>
              </w:rPr>
              <w:t>Fehler beim Commit der Eintragsverarbeitung</w:t>
            </w:r>
            <w:bookmarkEnd w:id="1084"/>
          </w:p>
        </w:tc>
      </w:tr>
      <w:tr w:rsidR="00B453E3" w:rsidRPr="00F43973" w:rsidTr="008875DF">
        <w:trPr>
          <w:cantSplit/>
        </w:trPr>
        <w:tc>
          <w:tcPr>
            <w:tcW w:w="993" w:type="dxa"/>
            <w:tcBorders>
              <w:bottom w:val="nil"/>
            </w:tcBorders>
            <w:vAlign w:val="center"/>
          </w:tcPr>
          <w:p w:rsidR="00B453E3" w:rsidRPr="00F43973" w:rsidRDefault="00B453E3" w:rsidP="008875DF">
            <w:pPr>
              <w:rPr>
                <w:lang w:val="de-DE"/>
                <w:rPrChange w:id="1086" w:author="Lessner, Jan" w:date="2024-12-05T11:12:00Z">
                  <w:rPr>
                    <w:lang w:val="de-DE"/>
                  </w:rPr>
                </w:rPrChange>
              </w:rPr>
            </w:pPr>
            <w:r w:rsidRPr="00F43973">
              <w:rPr>
                <w:lang w:val="de-DE"/>
                <w:rPrChange w:id="1087" w:author="Lessner, Jan" w:date="2024-12-05T11:12:00Z">
                  <w:rPr>
                    <w:lang w:val="de-DE"/>
                  </w:rPr>
                </w:rPrChange>
              </w:rPr>
              <w:fldChar w:fldCharType="begin"/>
            </w:r>
            <w:r w:rsidRPr="00F43973">
              <w:rPr>
                <w:lang w:val="de-DE"/>
                <w:rPrChange w:id="1088" w:author="Lessner, Jan" w:date="2024-12-05T11:12:00Z">
                  <w:rPr>
                    <w:lang w:val="de-DE"/>
                  </w:rPr>
                </w:rPrChange>
              </w:rPr>
              <w:instrText xml:space="preserve"> REF _Ref183189571 \r \h </w:instrText>
            </w:r>
            <w:r w:rsidR="00713667" w:rsidRPr="00F43973">
              <w:rPr>
                <w:lang w:val="de-DE"/>
                <w:rPrChange w:id="1089" w:author="Lessner, Jan" w:date="2024-12-05T11:12:00Z">
                  <w:rPr>
                    <w:highlight w:val="yellow"/>
                    <w:lang w:val="de-DE"/>
                  </w:rPr>
                </w:rPrChange>
              </w:rPr>
              <w:instrText xml:space="preserve"> \* MERGEFORMAT </w:instrText>
            </w:r>
            <w:r w:rsidRPr="00F43973">
              <w:rPr>
                <w:lang w:val="de-DE"/>
                <w:rPrChange w:id="1090" w:author="Lessner, Jan" w:date="2024-12-05T11:12:00Z">
                  <w:rPr>
                    <w:lang w:val="de-DE"/>
                  </w:rPr>
                </w:rPrChange>
              </w:rPr>
            </w:r>
            <w:r w:rsidRPr="00F43973">
              <w:rPr>
                <w:lang w:val="de-DE"/>
                <w:rPrChange w:id="1091" w:author="Lessner, Jan" w:date="2024-12-05T11:12:00Z">
                  <w:rPr>
                    <w:lang w:val="de-DE"/>
                  </w:rPr>
                </w:rPrChange>
              </w:rPr>
              <w:fldChar w:fldCharType="separate"/>
            </w:r>
            <w:r w:rsidR="000C7408" w:rsidRPr="00F43973">
              <w:rPr>
                <w:lang w:val="de-DE"/>
                <w:rPrChange w:id="1092" w:author="Lessner, Jan" w:date="2024-12-05T11:12:00Z">
                  <w:rPr>
                    <w:lang w:val="de-DE"/>
                  </w:rPr>
                </w:rPrChange>
              </w:rPr>
              <w:t>2.8.6</w:t>
            </w:r>
            <w:r w:rsidRPr="00F43973">
              <w:rPr>
                <w:lang w:val="de-DE"/>
                <w:rPrChange w:id="1093" w:author="Lessner, Jan" w:date="2024-12-05T11:12:00Z">
                  <w:rPr>
                    <w:lang w:val="de-DE"/>
                  </w:rPr>
                </w:rPrChange>
              </w:rPr>
              <w:fldChar w:fldCharType="end"/>
            </w:r>
            <w:r w:rsidRPr="00F43973">
              <w:rPr>
                <w:lang w:val="de-DE"/>
                <w:rPrChange w:id="1094" w:author="Lessner, Jan" w:date="2024-12-05T11:12:00Z">
                  <w:rPr>
                    <w:lang w:val="de-DE"/>
                  </w:rPr>
                </w:rPrChange>
              </w:rPr>
              <w:t>.1</w:t>
            </w:r>
          </w:p>
        </w:tc>
        <w:tc>
          <w:tcPr>
            <w:tcW w:w="1417" w:type="dxa"/>
            <w:tcBorders>
              <w:bottom w:val="nil"/>
            </w:tcBorders>
            <w:vAlign w:val="center"/>
          </w:tcPr>
          <w:p w:rsidR="00B453E3" w:rsidRPr="00F43973" w:rsidRDefault="00B453E3" w:rsidP="008875DF">
            <w:pPr>
              <w:rPr>
                <w:lang w:val="de-DE"/>
                <w:rPrChange w:id="1095" w:author="Lessner, Jan" w:date="2024-12-05T11:12:00Z">
                  <w:rPr>
                    <w:lang w:val="de-DE"/>
                  </w:rPr>
                </w:rPrChange>
              </w:rPr>
            </w:pPr>
            <w:r w:rsidRPr="00F43973">
              <w:rPr>
                <w:lang w:val="de-DE"/>
                <w:rPrChange w:id="1096" w:author="Lessner, Jan" w:date="2024-12-05T11:12:00Z">
                  <w:rPr>
                    <w:lang w:val="de-DE"/>
                  </w:rPr>
                </w:rPrChange>
              </w:rPr>
              <w:t>System</w:t>
            </w:r>
          </w:p>
        </w:tc>
        <w:tc>
          <w:tcPr>
            <w:tcW w:w="7438" w:type="dxa"/>
            <w:gridSpan w:val="2"/>
            <w:tcBorders>
              <w:bottom w:val="nil"/>
            </w:tcBorders>
          </w:tcPr>
          <w:p w:rsidR="00713667" w:rsidRPr="00F43973" w:rsidRDefault="00713667" w:rsidP="008875DF">
            <w:pPr>
              <w:pStyle w:val="StandardWeb"/>
              <w:shd w:val="clear" w:color="auto" w:fill="FFFFFF"/>
              <w:spacing w:before="0" w:beforeAutospacing="0" w:after="0" w:afterAutospacing="0"/>
              <w:rPr>
                <w:ins w:id="1097" w:author="Lessner, Jan" w:date="2024-11-26T13:33:00Z"/>
                <w:rFonts w:ascii="Arial" w:hAnsi="Arial"/>
                <w:sz w:val="20"/>
                <w:szCs w:val="20"/>
                <w:rPrChange w:id="1098" w:author="Lessner, Jan" w:date="2024-12-05T11:12:00Z">
                  <w:rPr>
                    <w:ins w:id="1099" w:author="Lessner, Jan" w:date="2024-11-26T13:33:00Z"/>
                    <w:rFonts w:ascii="Arial" w:hAnsi="Arial"/>
                    <w:sz w:val="20"/>
                    <w:szCs w:val="20"/>
                  </w:rPr>
                </w:rPrChange>
              </w:rPr>
            </w:pPr>
            <w:ins w:id="1100" w:author="Lessner, Jan" w:date="2024-11-26T13:33:00Z">
              <w:r w:rsidRPr="00F43973">
                <w:rPr>
                  <w:rFonts w:ascii="Arial" w:hAnsi="Arial"/>
                  <w:sz w:val="20"/>
                  <w:szCs w:val="20"/>
                  <w:rPrChange w:id="1101" w:author="Lessner, Jan" w:date="2024-12-05T11:12:00Z">
                    <w:rPr>
                      <w:rFonts w:ascii="Arial" w:hAnsi="Arial"/>
                      <w:sz w:val="20"/>
                      <w:szCs w:val="20"/>
                    </w:rPr>
                  </w:rPrChange>
                </w:rPr>
                <w:t xml:space="preserve">Analog </w:t>
              </w:r>
              <w:r w:rsidRPr="00F43973">
                <w:rPr>
                  <w:rFonts w:ascii="Arial" w:hAnsi="Arial"/>
                  <w:sz w:val="20"/>
                  <w:szCs w:val="20"/>
                  <w:rPrChange w:id="1102" w:author="Lessner, Jan" w:date="2024-12-05T11:12:00Z">
                    <w:rPr>
                      <w:rFonts w:ascii="Arial" w:hAnsi="Arial"/>
                      <w:sz w:val="20"/>
                      <w:szCs w:val="20"/>
                    </w:rPr>
                  </w:rPrChange>
                </w:rPr>
                <w:fldChar w:fldCharType="begin"/>
              </w:r>
              <w:r w:rsidRPr="00F43973">
                <w:rPr>
                  <w:rFonts w:ascii="Arial" w:hAnsi="Arial"/>
                  <w:sz w:val="20"/>
                  <w:szCs w:val="20"/>
                  <w:rPrChange w:id="1103" w:author="Lessner, Jan" w:date="2024-12-05T11:12:00Z">
                    <w:rPr>
                      <w:rFonts w:ascii="Arial" w:hAnsi="Arial"/>
                      <w:sz w:val="20"/>
                      <w:szCs w:val="20"/>
                    </w:rPr>
                  </w:rPrChange>
                </w:rPr>
                <w:instrText xml:space="preserve"> REF _Ref183187956 \r \h </w:instrText>
              </w:r>
            </w:ins>
            <w:r w:rsidRPr="00F43973">
              <w:rPr>
                <w:rFonts w:ascii="Arial" w:hAnsi="Arial"/>
                <w:sz w:val="20"/>
                <w:szCs w:val="20"/>
                <w:rPrChange w:id="1104" w:author="Lessner, Jan" w:date="2024-12-05T11:12:00Z">
                  <w:rPr>
                    <w:rFonts w:ascii="Arial" w:hAnsi="Arial"/>
                    <w:sz w:val="20"/>
                    <w:szCs w:val="20"/>
                    <w:highlight w:val="yellow"/>
                  </w:rPr>
                </w:rPrChange>
              </w:rPr>
              <w:instrText xml:space="preserve"> \* MERGEFORMAT </w:instrText>
            </w:r>
            <w:r w:rsidRPr="00F43973">
              <w:rPr>
                <w:rFonts w:ascii="Arial" w:hAnsi="Arial"/>
                <w:sz w:val="20"/>
                <w:szCs w:val="20"/>
                <w:rPrChange w:id="1105" w:author="Lessner, Jan" w:date="2024-12-05T11:12:00Z">
                  <w:rPr>
                    <w:rFonts w:ascii="Arial" w:hAnsi="Arial"/>
                    <w:sz w:val="20"/>
                    <w:szCs w:val="20"/>
                    <w:highlight w:val="yellow"/>
                  </w:rPr>
                </w:rPrChange>
              </w:rPr>
            </w:r>
            <w:ins w:id="1106" w:author="Lessner, Jan" w:date="2024-11-26T13:33:00Z">
              <w:r w:rsidRPr="00F43973">
                <w:rPr>
                  <w:rFonts w:ascii="Arial" w:hAnsi="Arial"/>
                  <w:sz w:val="20"/>
                  <w:szCs w:val="20"/>
                  <w:rPrChange w:id="1107" w:author="Lessner, Jan" w:date="2024-12-05T11:12:00Z">
                    <w:rPr>
                      <w:rFonts w:ascii="Arial" w:hAnsi="Arial"/>
                      <w:sz w:val="20"/>
                      <w:szCs w:val="20"/>
                    </w:rPr>
                  </w:rPrChange>
                </w:rPr>
                <w:fldChar w:fldCharType="separate"/>
              </w:r>
              <w:r w:rsidRPr="00F43973">
                <w:rPr>
                  <w:rFonts w:ascii="Arial" w:hAnsi="Arial"/>
                  <w:sz w:val="20"/>
                  <w:szCs w:val="20"/>
                  <w:rPrChange w:id="1108" w:author="Lessner, Jan" w:date="2024-12-05T11:12:00Z">
                    <w:rPr>
                      <w:rFonts w:ascii="Arial" w:hAnsi="Arial"/>
                      <w:sz w:val="20"/>
                      <w:szCs w:val="20"/>
                    </w:rPr>
                  </w:rPrChange>
                </w:rPr>
                <w:t>2.8.2</w:t>
              </w:r>
              <w:r w:rsidRPr="00F43973">
                <w:rPr>
                  <w:rFonts w:ascii="Arial" w:hAnsi="Arial"/>
                  <w:sz w:val="20"/>
                  <w:szCs w:val="20"/>
                  <w:rPrChange w:id="1109" w:author="Lessner, Jan" w:date="2024-12-05T11:12:00Z">
                    <w:rPr>
                      <w:rFonts w:ascii="Arial" w:hAnsi="Arial"/>
                      <w:sz w:val="20"/>
                      <w:szCs w:val="20"/>
                    </w:rPr>
                  </w:rPrChange>
                </w:rPr>
                <w:fldChar w:fldCharType="end"/>
              </w:r>
              <w:r w:rsidRPr="00F43973">
                <w:rPr>
                  <w:rFonts w:ascii="Arial" w:hAnsi="Arial"/>
                  <w:sz w:val="20"/>
                  <w:szCs w:val="20"/>
                  <w:rPrChange w:id="1110" w:author="Lessner, Jan" w:date="2024-12-05T11:12:00Z">
                    <w:rPr>
                      <w:rFonts w:ascii="Arial" w:hAnsi="Arial"/>
                      <w:sz w:val="20"/>
                      <w:szCs w:val="20"/>
                    </w:rPr>
                  </w:rPrChange>
                </w:rPr>
                <w:t xml:space="preserve"> mit entsprechend anderer Fehlerinfo inkl. Typ und Text der vom Commit geworfenen </w:t>
              </w:r>
              <w:proofErr w:type="spellStart"/>
              <w:r w:rsidRPr="00F43973">
                <w:rPr>
                  <w:rFonts w:ascii="Arial" w:hAnsi="Arial"/>
                  <w:sz w:val="20"/>
                  <w:szCs w:val="20"/>
                  <w:rPrChange w:id="1111" w:author="Lessner, Jan" w:date="2024-12-05T11:12:00Z">
                    <w:rPr>
                      <w:rFonts w:ascii="Arial" w:hAnsi="Arial"/>
                      <w:sz w:val="20"/>
                      <w:szCs w:val="20"/>
                    </w:rPr>
                  </w:rPrChange>
                </w:rPr>
                <w:t>Exception</w:t>
              </w:r>
              <w:proofErr w:type="spellEnd"/>
              <w:r w:rsidRPr="00F43973">
                <w:rPr>
                  <w:rFonts w:ascii="Arial" w:hAnsi="Arial"/>
                  <w:sz w:val="20"/>
                  <w:szCs w:val="20"/>
                  <w:rPrChange w:id="1112" w:author="Lessner, Jan" w:date="2024-12-05T11:12:00Z">
                    <w:rPr>
                      <w:rFonts w:ascii="Arial" w:hAnsi="Arial"/>
                      <w:sz w:val="20"/>
                      <w:szCs w:val="20"/>
                    </w:rPr>
                  </w:rPrChange>
                </w:rPr>
                <w:t>.</w:t>
              </w:r>
            </w:ins>
            <w:del w:id="1113" w:author="Lessner, Jan" w:date="2024-11-26T13:33:00Z">
              <w:r w:rsidR="00B453E3" w:rsidRPr="00F43973" w:rsidDel="00713667">
                <w:rPr>
                  <w:rFonts w:ascii="Arial" w:hAnsi="Arial"/>
                  <w:sz w:val="20"/>
                  <w:szCs w:val="20"/>
                  <w:rPrChange w:id="1114" w:author="Lessner, Jan" w:date="2024-12-05T11:12:00Z">
                    <w:rPr>
                      <w:rFonts w:ascii="Arial" w:hAnsi="Arial"/>
                      <w:sz w:val="20"/>
                      <w:szCs w:val="20"/>
                    </w:rPr>
                  </w:rPrChange>
                </w:rPr>
                <w:delText>Das System protokolliert den Fehler im Systemlog. Weiter in der Verarbeitung des aktuellen Tasks.</w:delText>
              </w:r>
            </w:del>
          </w:p>
          <w:p w:rsidR="00713667" w:rsidRPr="00F43973" w:rsidRDefault="00713667" w:rsidP="008875DF">
            <w:pPr>
              <w:pStyle w:val="StandardWeb"/>
              <w:shd w:val="clear" w:color="auto" w:fill="FFFFFF"/>
              <w:spacing w:before="0" w:beforeAutospacing="0" w:after="0" w:afterAutospacing="0"/>
              <w:rPr>
                <w:ins w:id="1115" w:author="Lessner, Jan" w:date="2024-11-26T13:33:00Z"/>
                <w:rFonts w:ascii="Arial" w:hAnsi="Arial"/>
                <w:sz w:val="20"/>
                <w:szCs w:val="20"/>
                <w:rPrChange w:id="1116" w:author="Lessner, Jan" w:date="2024-12-05T11:12:00Z">
                  <w:rPr>
                    <w:ins w:id="1117" w:author="Lessner, Jan" w:date="2024-11-26T13:33:00Z"/>
                    <w:rFonts w:ascii="Arial" w:hAnsi="Arial"/>
                    <w:sz w:val="20"/>
                    <w:szCs w:val="20"/>
                  </w:rPr>
                </w:rPrChange>
              </w:rPr>
            </w:pPr>
          </w:p>
          <w:p w:rsidR="00713667" w:rsidRPr="00F43973" w:rsidRDefault="00713667" w:rsidP="008875DF">
            <w:pPr>
              <w:pStyle w:val="StandardWeb"/>
              <w:shd w:val="clear" w:color="auto" w:fill="FFFFFF"/>
              <w:spacing w:before="0" w:beforeAutospacing="0" w:after="0" w:afterAutospacing="0"/>
              <w:rPr>
                <w:ins w:id="1118" w:author="Lessner, Jan" w:date="2024-11-26T13:33:00Z"/>
                <w:rFonts w:ascii="Arial" w:hAnsi="Arial"/>
                <w:i/>
                <w:sz w:val="18"/>
                <w:szCs w:val="18"/>
                <w:rPrChange w:id="1119" w:author="Lessner, Jan" w:date="2024-12-05T11:12:00Z">
                  <w:rPr>
                    <w:ins w:id="1120" w:author="Lessner, Jan" w:date="2024-11-26T13:33:00Z"/>
                    <w:rFonts w:ascii="Arial" w:hAnsi="Arial"/>
                    <w:sz w:val="20"/>
                    <w:szCs w:val="20"/>
                    <w:highlight w:val="yellow"/>
                  </w:rPr>
                </w:rPrChange>
              </w:rPr>
            </w:pPr>
            <w:ins w:id="1121" w:author="Lessner, Jan" w:date="2024-11-26T13:33:00Z">
              <w:r w:rsidRPr="00F43973">
                <w:rPr>
                  <w:rFonts w:ascii="Arial" w:hAnsi="Arial"/>
                  <w:i/>
                  <w:sz w:val="18"/>
                  <w:szCs w:val="18"/>
                  <w:rPrChange w:id="1122" w:author="Lessner, Jan" w:date="2024-12-05T11:12:00Z">
                    <w:rPr>
                      <w:rFonts w:ascii="Arial" w:hAnsi="Arial"/>
                      <w:sz w:val="20"/>
                      <w:szCs w:val="20"/>
                    </w:rPr>
                  </w:rPrChange>
                </w:rPr>
                <w:t>Anmerkung:</w:t>
              </w:r>
            </w:ins>
          </w:p>
          <w:p w:rsidR="00B453E3" w:rsidRPr="00F43973" w:rsidRDefault="00713667" w:rsidP="008875DF">
            <w:pPr>
              <w:pStyle w:val="StandardWeb"/>
              <w:shd w:val="clear" w:color="auto" w:fill="FFFFFF"/>
              <w:spacing w:before="0" w:beforeAutospacing="0" w:after="0" w:afterAutospacing="0"/>
              <w:rPr>
                <w:rFonts w:ascii="Arial" w:hAnsi="Arial"/>
                <w:sz w:val="20"/>
                <w:szCs w:val="20"/>
                <w:rPrChange w:id="1123" w:author="Lessner, Jan" w:date="2024-12-05T11:12:00Z">
                  <w:rPr>
                    <w:rFonts w:ascii="Arial" w:hAnsi="Arial"/>
                    <w:sz w:val="20"/>
                    <w:szCs w:val="20"/>
                  </w:rPr>
                </w:rPrChange>
              </w:rPr>
            </w:pPr>
            <w:ins w:id="1124" w:author="Lessner, Jan" w:date="2024-11-26T13:34:00Z">
              <w:r w:rsidRPr="00F43973">
                <w:rPr>
                  <w:rFonts w:ascii="Arial" w:hAnsi="Arial"/>
                  <w:i/>
                  <w:sz w:val="18"/>
                  <w:szCs w:val="18"/>
                  <w:rPrChange w:id="1125" w:author="Lessner, Jan" w:date="2024-12-05T11:12:00Z">
                    <w:rPr>
                      <w:rFonts w:ascii="Arial" w:hAnsi="Arial"/>
                      <w:sz w:val="20"/>
                      <w:szCs w:val="20"/>
                    </w:rPr>
                  </w:rPrChange>
                </w:rPr>
                <w:t xml:space="preserve">Liegt der Grund für den Commit-Fehler in einem generellen Datenbankproblem, wird die </w:t>
              </w:r>
            </w:ins>
            <w:ins w:id="1126" w:author="Lessner, Jan" w:date="2024-11-26T13:35:00Z">
              <w:r w:rsidRPr="00F43973">
                <w:rPr>
                  <w:rFonts w:ascii="Arial" w:hAnsi="Arial"/>
                  <w:i/>
                  <w:sz w:val="18"/>
                  <w:szCs w:val="18"/>
                  <w:rPrChange w:id="1127" w:author="Lessner, Jan" w:date="2024-12-05T11:12:00Z">
                    <w:rPr>
                      <w:rFonts w:ascii="Arial" w:hAnsi="Arial"/>
                      <w:sz w:val="20"/>
                      <w:szCs w:val="20"/>
                    </w:rPr>
                  </w:rPrChange>
                </w:rPr>
                <w:t xml:space="preserve">ebenfalls mit DB-Operationen behaftete </w:t>
              </w:r>
            </w:ins>
            <w:ins w:id="1128" w:author="Lessner, Jan" w:date="2024-11-26T13:34:00Z">
              <w:r w:rsidRPr="00F43973">
                <w:rPr>
                  <w:rFonts w:ascii="Arial" w:hAnsi="Arial"/>
                  <w:i/>
                  <w:sz w:val="18"/>
                  <w:szCs w:val="18"/>
                  <w:rPrChange w:id="1129" w:author="Lessner, Jan" w:date="2024-12-05T11:12:00Z">
                    <w:rPr>
                      <w:rFonts w:ascii="Arial" w:hAnsi="Arial"/>
                      <w:sz w:val="20"/>
                      <w:szCs w:val="20"/>
                    </w:rPr>
                  </w:rPrChange>
                </w:rPr>
                <w:t xml:space="preserve">Behandlung nicht </w:t>
              </w:r>
            </w:ins>
            <w:ins w:id="1130" w:author="Lessner, Jan" w:date="2024-11-26T13:35:00Z">
              <w:r w:rsidRPr="00F43973">
                <w:rPr>
                  <w:rFonts w:ascii="Arial" w:hAnsi="Arial"/>
                  <w:i/>
                  <w:sz w:val="18"/>
                  <w:szCs w:val="18"/>
                  <w:rPrChange w:id="1131" w:author="Lessner, Jan" w:date="2024-12-05T11:12:00Z">
                    <w:rPr>
                      <w:rFonts w:ascii="Arial" w:hAnsi="Arial"/>
                      <w:sz w:val="20"/>
                      <w:szCs w:val="20"/>
                    </w:rPr>
                  </w:rPrChange>
                </w:rPr>
                <w:t>erfolgreich sein und zu einem Abbruch der Gesamtverarbeitung führen. Das wird in Kauf genommen. Der Task bleibt dann im Status „</w:t>
              </w:r>
            </w:ins>
            <w:ins w:id="1132" w:author="Lessner, Jan" w:date="2024-11-26T13:36:00Z">
              <w:r w:rsidRPr="00F43973">
                <w:rPr>
                  <w:rFonts w:ascii="Arial" w:hAnsi="Arial"/>
                  <w:i/>
                  <w:sz w:val="18"/>
                  <w:szCs w:val="18"/>
                  <w:rPrChange w:id="1133" w:author="Lessner, Jan" w:date="2024-12-05T11:12:00Z">
                    <w:rPr>
                      <w:rFonts w:ascii="Arial" w:hAnsi="Arial"/>
                      <w:sz w:val="20"/>
                      <w:szCs w:val="20"/>
                    </w:rPr>
                  </w:rPrChange>
                </w:rPr>
                <w:t>wird ausgeführt“ zurück wie auch in allen anderen Fällen schwerer Systemfehler. Dieser Fall ist in Schritt</w:t>
              </w:r>
            </w:ins>
            <w:ins w:id="1134" w:author="Lessner, Jan" w:date="2024-11-26T13:37:00Z">
              <w:r w:rsidRPr="00F43973">
                <w:rPr>
                  <w:rFonts w:ascii="Arial" w:hAnsi="Arial"/>
                  <w:i/>
                  <w:sz w:val="18"/>
                  <w:szCs w:val="18"/>
                  <w:rPrChange w:id="1135" w:author="Lessner, Jan" w:date="2024-12-05T11:12:00Z">
                    <w:rPr>
                      <w:rFonts w:ascii="Arial" w:hAnsi="Arial"/>
                      <w:sz w:val="20"/>
                      <w:szCs w:val="20"/>
                    </w:rPr>
                  </w:rPrChange>
                </w:rPr>
                <w:t xml:space="preserve"> </w:t>
              </w:r>
              <w:r w:rsidRPr="00F43973">
                <w:rPr>
                  <w:rFonts w:ascii="Arial" w:hAnsi="Arial"/>
                  <w:i/>
                  <w:sz w:val="18"/>
                  <w:szCs w:val="18"/>
                  <w:rPrChange w:id="1136" w:author="Lessner, Jan" w:date="2024-12-05T11:12:00Z">
                    <w:rPr>
                      <w:rFonts w:ascii="Arial" w:hAnsi="Arial"/>
                      <w:sz w:val="20"/>
                      <w:szCs w:val="20"/>
                    </w:rPr>
                  </w:rPrChange>
                </w:rPr>
                <w:fldChar w:fldCharType="begin"/>
              </w:r>
              <w:r w:rsidRPr="00F43973">
                <w:rPr>
                  <w:rFonts w:ascii="Arial" w:hAnsi="Arial"/>
                  <w:i/>
                  <w:sz w:val="18"/>
                  <w:szCs w:val="18"/>
                  <w:rPrChange w:id="1137" w:author="Lessner, Jan" w:date="2024-12-05T11:12:00Z">
                    <w:rPr>
                      <w:rFonts w:ascii="Arial" w:hAnsi="Arial"/>
                      <w:sz w:val="20"/>
                      <w:szCs w:val="20"/>
                    </w:rPr>
                  </w:rPrChange>
                </w:rPr>
                <w:instrText xml:space="preserve"> REF _Ref183508913 \r \h </w:instrText>
              </w:r>
            </w:ins>
            <w:r w:rsidR="00485955" w:rsidRPr="00F43973">
              <w:rPr>
                <w:rFonts w:ascii="Arial" w:hAnsi="Arial"/>
                <w:i/>
                <w:sz w:val="18"/>
                <w:szCs w:val="18"/>
                <w:rPrChange w:id="1138" w:author="Lessner, Jan" w:date="2024-12-05T11:12:00Z">
                  <w:rPr>
                    <w:rFonts w:ascii="Arial" w:hAnsi="Arial"/>
                    <w:sz w:val="20"/>
                    <w:szCs w:val="20"/>
                    <w:highlight w:val="yellow"/>
                  </w:rPr>
                </w:rPrChange>
              </w:rPr>
              <w:instrText xml:space="preserve"> \* MERGEFORMAT </w:instrText>
            </w:r>
            <w:r w:rsidRPr="00F43973">
              <w:rPr>
                <w:rFonts w:ascii="Arial" w:hAnsi="Arial"/>
                <w:i/>
                <w:sz w:val="18"/>
                <w:szCs w:val="18"/>
                <w:rPrChange w:id="1139" w:author="Lessner, Jan" w:date="2024-12-05T11:12:00Z">
                  <w:rPr>
                    <w:rFonts w:ascii="Arial" w:hAnsi="Arial"/>
                    <w:i/>
                    <w:sz w:val="18"/>
                    <w:szCs w:val="18"/>
                    <w:highlight w:val="yellow"/>
                  </w:rPr>
                </w:rPrChange>
              </w:rPr>
            </w:r>
            <w:r w:rsidRPr="00F43973">
              <w:rPr>
                <w:rFonts w:ascii="Arial" w:hAnsi="Arial"/>
                <w:i/>
                <w:sz w:val="18"/>
                <w:szCs w:val="18"/>
                <w:rPrChange w:id="1140" w:author="Lessner, Jan" w:date="2024-12-05T11:12:00Z">
                  <w:rPr>
                    <w:rFonts w:ascii="Arial" w:hAnsi="Arial"/>
                    <w:sz w:val="20"/>
                    <w:szCs w:val="20"/>
                  </w:rPr>
                </w:rPrChange>
              </w:rPr>
              <w:fldChar w:fldCharType="separate"/>
            </w:r>
            <w:ins w:id="1141" w:author="Lessner, Jan" w:date="2024-11-26T13:37:00Z">
              <w:r w:rsidRPr="00F43973">
                <w:rPr>
                  <w:rFonts w:ascii="Arial" w:hAnsi="Arial"/>
                  <w:i/>
                  <w:sz w:val="18"/>
                  <w:szCs w:val="18"/>
                  <w:rPrChange w:id="1142" w:author="Lessner, Jan" w:date="2024-12-05T11:12:00Z">
                    <w:rPr>
                      <w:rFonts w:ascii="Arial" w:hAnsi="Arial"/>
                      <w:sz w:val="20"/>
                      <w:szCs w:val="20"/>
                    </w:rPr>
                  </w:rPrChange>
                </w:rPr>
                <w:t>1.3</w:t>
              </w:r>
              <w:r w:rsidRPr="00F43973">
                <w:rPr>
                  <w:rFonts w:ascii="Arial" w:hAnsi="Arial"/>
                  <w:i/>
                  <w:sz w:val="18"/>
                  <w:szCs w:val="18"/>
                  <w:rPrChange w:id="1143" w:author="Lessner, Jan" w:date="2024-12-05T11:12:00Z">
                    <w:rPr>
                      <w:rFonts w:ascii="Arial" w:hAnsi="Arial"/>
                      <w:sz w:val="20"/>
                      <w:szCs w:val="20"/>
                    </w:rPr>
                  </w:rPrChange>
                </w:rPr>
                <w:fldChar w:fldCharType="end"/>
              </w:r>
            </w:ins>
            <w:ins w:id="1144" w:author="Lessner, Jan" w:date="2024-11-26T13:36:00Z">
              <w:r w:rsidRPr="00F43973">
                <w:rPr>
                  <w:rFonts w:ascii="Arial" w:hAnsi="Arial"/>
                  <w:i/>
                  <w:sz w:val="18"/>
                  <w:szCs w:val="18"/>
                  <w:rPrChange w:id="1145" w:author="Lessner, Jan" w:date="2024-12-05T11:12:00Z">
                    <w:rPr>
                      <w:rFonts w:ascii="Arial" w:hAnsi="Arial"/>
                      <w:sz w:val="20"/>
                      <w:szCs w:val="20"/>
                    </w:rPr>
                  </w:rPrChange>
                </w:rPr>
                <w:t xml:space="preserve"> </w:t>
              </w:r>
            </w:ins>
            <w:ins w:id="1146" w:author="Lessner, Jan" w:date="2024-11-26T13:37:00Z">
              <w:r w:rsidRPr="00F43973">
                <w:rPr>
                  <w:rFonts w:ascii="Arial" w:hAnsi="Arial"/>
                  <w:i/>
                  <w:sz w:val="18"/>
                  <w:szCs w:val="18"/>
                  <w:rPrChange w:id="1147" w:author="Lessner, Jan" w:date="2024-12-05T11:12:00Z">
                    <w:rPr>
                      <w:rFonts w:ascii="Arial" w:hAnsi="Arial"/>
                      <w:sz w:val="20"/>
                      <w:szCs w:val="20"/>
                    </w:rPr>
                  </w:rPrChange>
                </w:rPr>
                <w:t>berücksichtigt.</w:t>
              </w:r>
            </w:ins>
            <w:del w:id="1148" w:author="Lessner, Jan" w:date="2024-11-26T13:33:00Z">
              <w:r w:rsidR="00B453E3" w:rsidRPr="00F43973" w:rsidDel="00713667">
                <w:rPr>
                  <w:rFonts w:ascii="Arial" w:hAnsi="Arial"/>
                  <w:sz w:val="20"/>
                  <w:szCs w:val="20"/>
                  <w:rPrChange w:id="1149" w:author="Lessner, Jan" w:date="2024-12-05T11:12:00Z">
                    <w:rPr>
                      <w:rFonts w:ascii="Arial" w:hAnsi="Arial"/>
                      <w:sz w:val="20"/>
                      <w:szCs w:val="20"/>
                    </w:rPr>
                  </w:rPrChange>
                </w:rPr>
                <w:delText xml:space="preserve"> </w:delText>
              </w:r>
            </w:del>
          </w:p>
        </w:tc>
      </w:tr>
      <w:tr w:rsidR="00BE483B" w:rsidRPr="00F43973" w:rsidTr="00435242">
        <w:trPr>
          <w:cantSplit/>
        </w:trPr>
        <w:tc>
          <w:tcPr>
            <w:tcW w:w="2410" w:type="dxa"/>
            <w:gridSpan w:val="2"/>
            <w:tcBorders>
              <w:top w:val="single" w:sz="12" w:space="0" w:color="auto"/>
            </w:tcBorders>
            <w:shd w:val="pct12" w:color="auto" w:fill="FFFFFF"/>
          </w:tcPr>
          <w:p w:rsidR="00BE483B" w:rsidRPr="00F43973" w:rsidRDefault="00BE483B" w:rsidP="00BE483B">
            <w:pPr>
              <w:rPr>
                <w:b/>
                <w:lang w:val="de-DE"/>
                <w:rPrChange w:id="1150" w:author="Lessner, Jan" w:date="2024-12-05T11:12:00Z">
                  <w:rPr>
                    <w:b/>
                    <w:lang w:val="de-DE"/>
                  </w:rPr>
                </w:rPrChange>
              </w:rPr>
            </w:pPr>
            <w:r w:rsidRPr="00F43973">
              <w:rPr>
                <w:b/>
                <w:lang w:val="de-DE"/>
                <w:rPrChange w:id="1151" w:author="Lessner, Jan" w:date="2024-12-05T11:12:00Z">
                  <w:rPr>
                    <w:b/>
                    <w:lang w:val="de-DE"/>
                  </w:rPr>
                </w:rPrChange>
              </w:rPr>
              <w:t>Geschäftsregeln</w:t>
            </w:r>
          </w:p>
        </w:tc>
        <w:tc>
          <w:tcPr>
            <w:tcW w:w="7438" w:type="dxa"/>
            <w:gridSpan w:val="2"/>
            <w:tcBorders>
              <w:top w:val="single" w:sz="12" w:space="0" w:color="auto"/>
            </w:tcBorders>
          </w:tcPr>
          <w:p w:rsidR="0057294A" w:rsidRPr="00F43973" w:rsidRDefault="0057294A" w:rsidP="00A5231C">
            <w:pPr>
              <w:shd w:val="clear" w:color="auto" w:fill="FFFFFF"/>
              <w:spacing w:before="150"/>
              <w:rPr>
                <w:rFonts w:cs="Arial"/>
                <w:lang w:val="de-DE"/>
                <w:rPrChange w:id="1152" w:author="Lessner, Jan" w:date="2024-12-05T11:12:00Z">
                  <w:rPr>
                    <w:rFonts w:cs="Arial"/>
                    <w:lang w:val="de-DE"/>
                  </w:rPr>
                </w:rPrChange>
              </w:rPr>
            </w:pPr>
          </w:p>
        </w:tc>
      </w:tr>
      <w:tr w:rsidR="00BE483B" w:rsidRPr="00F43973" w:rsidTr="00435242">
        <w:trPr>
          <w:cantSplit/>
        </w:trPr>
        <w:tc>
          <w:tcPr>
            <w:tcW w:w="2410" w:type="dxa"/>
            <w:gridSpan w:val="2"/>
            <w:shd w:val="pct12" w:color="auto" w:fill="FFFFFF"/>
          </w:tcPr>
          <w:p w:rsidR="00BE483B" w:rsidRPr="00F43973" w:rsidRDefault="00BE483B" w:rsidP="00BE483B">
            <w:pPr>
              <w:rPr>
                <w:b/>
                <w:lang w:val="de-DE"/>
                <w:rPrChange w:id="1153" w:author="Lessner, Jan" w:date="2024-12-05T11:12:00Z">
                  <w:rPr>
                    <w:b/>
                    <w:lang w:val="de-DE"/>
                  </w:rPr>
                </w:rPrChange>
              </w:rPr>
            </w:pPr>
            <w:r w:rsidRPr="00F43973">
              <w:rPr>
                <w:b/>
                <w:lang w:val="de-DE"/>
                <w:rPrChange w:id="1154" w:author="Lessner, Jan" w:date="2024-12-05T11:12:00Z">
                  <w:rPr>
                    <w:b/>
                    <w:lang w:val="de-DE"/>
                  </w:rPr>
                </w:rPrChange>
              </w:rPr>
              <w:t>Nicht funktionale Anforderungen</w:t>
            </w:r>
          </w:p>
        </w:tc>
        <w:tc>
          <w:tcPr>
            <w:tcW w:w="7438" w:type="dxa"/>
            <w:gridSpan w:val="2"/>
          </w:tcPr>
          <w:p w:rsidR="00BE483B" w:rsidRPr="00F43973" w:rsidRDefault="00096DD8">
            <w:pPr>
              <w:rPr>
                <w:ins w:id="1155" w:author="Lessner, Jan" w:date="2024-11-26T10:20:00Z"/>
                <w:lang w:val="de-DE"/>
                <w:rPrChange w:id="1156" w:author="Lessner, Jan" w:date="2024-12-05T11:12:00Z">
                  <w:rPr>
                    <w:ins w:id="1157" w:author="Lessner, Jan" w:date="2024-11-26T10:20:00Z"/>
                    <w:highlight w:val="yellow"/>
                    <w:lang w:val="de-DE"/>
                  </w:rPr>
                </w:rPrChange>
              </w:rPr>
            </w:pPr>
            <w:ins w:id="1158" w:author="Lessner, Jan" w:date="2024-11-26T10:16:00Z">
              <w:r w:rsidRPr="00F43973">
                <w:rPr>
                  <w:lang w:val="de-DE"/>
                  <w:rPrChange w:id="1159" w:author="Lessner, Jan" w:date="2024-12-05T11:12:00Z">
                    <w:rPr>
                      <w:lang w:val="de-DE"/>
                    </w:rPr>
                  </w:rPrChange>
                </w:rPr>
                <w:t xml:space="preserve">Das Konzept sieht keine </w:t>
              </w:r>
            </w:ins>
            <w:ins w:id="1160" w:author="Lessner, Jan" w:date="2024-11-26T10:17:00Z">
              <w:r w:rsidRPr="00F43973">
                <w:rPr>
                  <w:lang w:val="de-DE"/>
                  <w:rPrChange w:id="1161" w:author="Lessner, Jan" w:date="2024-12-05T11:12:00Z">
                    <w:rPr>
                      <w:lang w:val="de-DE"/>
                    </w:rPr>
                  </w:rPrChange>
                </w:rPr>
                <w:t>Parallelverarbeitung von Maintenance Tasks auf unterschiedlichen Servern vor</w:t>
              </w:r>
            </w:ins>
            <w:ins w:id="1162" w:author="Lessner, Jan" w:date="2024-11-26T10:20:00Z">
              <w:r w:rsidRPr="00F43973">
                <w:rPr>
                  <w:lang w:val="de-DE"/>
                  <w:rPrChange w:id="1163" w:author="Lessner, Jan" w:date="2024-12-05T11:12:00Z">
                    <w:rPr>
                      <w:highlight w:val="yellow"/>
                      <w:lang w:val="de-DE"/>
                    </w:rPr>
                  </w:rPrChange>
                </w:rPr>
                <w:t xml:space="preserve">, was </w:t>
              </w:r>
            </w:ins>
            <w:ins w:id="1164" w:author="Lessner, Jan" w:date="2024-11-26T10:21:00Z">
              <w:r w:rsidRPr="00F43973">
                <w:rPr>
                  <w:lang w:val="de-DE"/>
                  <w:rPrChange w:id="1165" w:author="Lessner, Jan" w:date="2024-12-05T11:12:00Z">
                    <w:rPr>
                      <w:highlight w:val="yellow"/>
                      <w:lang w:val="de-DE"/>
                    </w:rPr>
                  </w:rPrChange>
                </w:rPr>
                <w:t>z.B.</w:t>
              </w:r>
            </w:ins>
            <w:ins w:id="1166" w:author="Lessner, Jan" w:date="2024-11-26T10:20:00Z">
              <w:r w:rsidRPr="00F43973">
                <w:rPr>
                  <w:lang w:val="de-DE"/>
                  <w:rPrChange w:id="1167" w:author="Lessner, Jan" w:date="2024-12-05T11:12:00Z">
                    <w:rPr>
                      <w:highlight w:val="yellow"/>
                      <w:lang w:val="de-DE"/>
                    </w:rPr>
                  </w:rPrChange>
                </w:rPr>
                <w:t xml:space="preserve"> wichtig für den Umgang mit dem Status „wird ausgeführt“ zu Beginn der Verarbeitung ist </w:t>
              </w:r>
            </w:ins>
            <w:ins w:id="1168" w:author="Lessner, Jan" w:date="2024-11-26T10:21:00Z">
              <w:r w:rsidRPr="00F43973">
                <w:rPr>
                  <w:lang w:val="de-DE"/>
                  <w:rPrChange w:id="1169" w:author="Lessner, Jan" w:date="2024-12-05T11:12:00Z">
                    <w:rPr>
                      <w:highlight w:val="yellow"/>
                      <w:lang w:val="de-DE"/>
                    </w:rPr>
                  </w:rPrChange>
                </w:rPr>
                <w:t xml:space="preserve">(siehe Schritt </w:t>
              </w:r>
              <w:r w:rsidRPr="00F43973">
                <w:rPr>
                  <w:lang w:val="de-DE"/>
                  <w:rPrChange w:id="1170" w:author="Lessner, Jan" w:date="2024-12-05T11:12:00Z">
                    <w:rPr>
                      <w:highlight w:val="yellow"/>
                      <w:lang w:val="de-DE"/>
                    </w:rPr>
                  </w:rPrChange>
                </w:rPr>
                <w:fldChar w:fldCharType="begin"/>
              </w:r>
              <w:r w:rsidRPr="00F43973">
                <w:rPr>
                  <w:lang w:val="de-DE"/>
                  <w:rPrChange w:id="1171" w:author="Lessner, Jan" w:date="2024-12-05T11:12:00Z">
                    <w:rPr>
                      <w:highlight w:val="yellow"/>
                      <w:lang w:val="de-DE"/>
                    </w:rPr>
                  </w:rPrChange>
                </w:rPr>
                <w:instrText xml:space="preserve"> REF _Ref183508913 \r \h </w:instrText>
              </w:r>
            </w:ins>
            <w:r w:rsidRPr="00F43973">
              <w:rPr>
                <w:lang w:val="de-DE"/>
                <w:rPrChange w:id="1172" w:author="Lessner, Jan" w:date="2024-12-05T11:12:00Z">
                  <w:rPr>
                    <w:highlight w:val="yellow"/>
                    <w:lang w:val="de-DE"/>
                  </w:rPr>
                </w:rPrChange>
              </w:rPr>
            </w:r>
            <w:r w:rsidR="00F43973">
              <w:rPr>
                <w:lang w:val="de-DE"/>
              </w:rPr>
              <w:instrText xml:space="preserve"> \* MERGEFORMAT </w:instrText>
            </w:r>
            <w:r w:rsidRPr="00F43973">
              <w:rPr>
                <w:lang w:val="de-DE"/>
                <w:rPrChange w:id="1173" w:author="Lessner, Jan" w:date="2024-12-05T11:12:00Z">
                  <w:rPr>
                    <w:highlight w:val="yellow"/>
                    <w:lang w:val="de-DE"/>
                  </w:rPr>
                </w:rPrChange>
              </w:rPr>
              <w:fldChar w:fldCharType="separate"/>
            </w:r>
            <w:ins w:id="1174" w:author="Lessner, Jan" w:date="2024-11-26T10:21:00Z">
              <w:r w:rsidRPr="00F43973">
                <w:rPr>
                  <w:lang w:val="de-DE"/>
                  <w:rPrChange w:id="1175" w:author="Lessner, Jan" w:date="2024-12-05T11:12:00Z">
                    <w:rPr>
                      <w:highlight w:val="yellow"/>
                      <w:lang w:val="de-DE"/>
                    </w:rPr>
                  </w:rPrChange>
                </w:rPr>
                <w:t>1.3</w:t>
              </w:r>
              <w:r w:rsidRPr="00F43973">
                <w:rPr>
                  <w:lang w:val="de-DE"/>
                  <w:rPrChange w:id="1176" w:author="Lessner, Jan" w:date="2024-12-05T11:12:00Z">
                    <w:rPr>
                      <w:highlight w:val="yellow"/>
                      <w:lang w:val="de-DE"/>
                    </w:rPr>
                  </w:rPrChange>
                </w:rPr>
                <w:fldChar w:fldCharType="end"/>
              </w:r>
              <w:r w:rsidRPr="00F43973">
                <w:rPr>
                  <w:lang w:val="de-DE"/>
                  <w:rPrChange w:id="1177" w:author="Lessner, Jan" w:date="2024-12-05T11:12:00Z">
                    <w:rPr>
                      <w:highlight w:val="yellow"/>
                      <w:lang w:val="de-DE"/>
                    </w:rPr>
                  </w:rPrChange>
                </w:rPr>
                <w:t>).</w:t>
              </w:r>
            </w:ins>
          </w:p>
          <w:p w:rsidR="00096DD8" w:rsidRPr="00F43973" w:rsidRDefault="00096DD8">
            <w:pPr>
              <w:rPr>
                <w:ins w:id="1178" w:author="Lessner, Jan" w:date="2024-11-26T10:21:00Z"/>
                <w:lang w:val="de-DE"/>
                <w:rPrChange w:id="1179" w:author="Lessner, Jan" w:date="2024-12-05T11:12:00Z">
                  <w:rPr>
                    <w:ins w:id="1180" w:author="Lessner, Jan" w:date="2024-11-26T10:21:00Z"/>
                    <w:lang w:val="de-DE"/>
                  </w:rPr>
                </w:rPrChange>
              </w:rPr>
            </w:pPr>
          </w:p>
          <w:p w:rsidR="00096DD8" w:rsidRPr="00F43973" w:rsidRDefault="00096DD8" w:rsidP="00096DD8">
            <w:pPr>
              <w:rPr>
                <w:lang w:val="de-DE"/>
                <w:rPrChange w:id="1181" w:author="Lessner, Jan" w:date="2024-12-05T11:12:00Z">
                  <w:rPr>
                    <w:lang w:val="de-DE"/>
                  </w:rPr>
                </w:rPrChange>
              </w:rPr>
            </w:pPr>
            <w:ins w:id="1182" w:author="Lessner, Jan" w:date="2024-11-26T10:21:00Z">
              <w:r w:rsidRPr="00F43973">
                <w:rPr>
                  <w:lang w:val="de-DE"/>
                  <w:rPrChange w:id="1183" w:author="Lessner, Jan" w:date="2024-12-05T11:12:00Z">
                    <w:rPr>
                      <w:lang w:val="de-DE"/>
                    </w:rPr>
                  </w:rPrChange>
                </w:rPr>
                <w:t xml:space="preserve">Es wird davon ausgegangen, dass </w:t>
              </w:r>
            </w:ins>
            <w:ins w:id="1184" w:author="Lessner, Jan" w:date="2024-11-26T10:20:00Z">
              <w:r w:rsidRPr="00F43973">
                <w:rPr>
                  <w:lang w:val="de-DE"/>
                  <w:rPrChange w:id="1185" w:author="Lessner, Jan" w:date="2024-12-05T11:12:00Z">
                    <w:rPr>
                      <w:i/>
                      <w:sz w:val="18"/>
                      <w:szCs w:val="18"/>
                      <w:highlight w:val="yellow"/>
                      <w:lang w:val="de-DE"/>
                    </w:rPr>
                  </w:rPrChange>
                </w:rPr>
                <w:t>Maintenance Tasks idempotent implementiert sind</w:t>
              </w:r>
            </w:ins>
            <w:ins w:id="1186" w:author="Lessner, Jan" w:date="2024-11-26T10:22:00Z">
              <w:r w:rsidRPr="00F43973">
                <w:rPr>
                  <w:lang w:val="de-DE"/>
                  <w:rPrChange w:id="1187" w:author="Lessner, Jan" w:date="2024-12-05T11:12:00Z">
                    <w:rPr>
                      <w:lang w:val="de-DE"/>
                    </w:rPr>
                  </w:rPrChange>
                </w:rPr>
                <w:t>. D</w:t>
              </w:r>
            </w:ins>
            <w:ins w:id="1188" w:author="Lessner, Jan" w:date="2024-11-26T10:20:00Z">
              <w:r w:rsidRPr="00F43973">
                <w:rPr>
                  <w:lang w:val="de-DE"/>
                  <w:rPrChange w:id="1189" w:author="Lessner, Jan" w:date="2024-12-05T11:12:00Z">
                    <w:rPr>
                      <w:i/>
                      <w:sz w:val="18"/>
                      <w:szCs w:val="18"/>
                      <w:highlight w:val="yellow"/>
                      <w:lang w:val="de-DE"/>
                    </w:rPr>
                  </w:rPrChange>
                </w:rPr>
                <w:t xml:space="preserve">.h. sie können auch nach vorhergehenden Abbrüchen </w:t>
              </w:r>
            </w:ins>
            <w:ins w:id="1190" w:author="Lessner, Jan" w:date="2024-11-26T10:22:00Z">
              <w:r w:rsidRPr="00F43973">
                <w:rPr>
                  <w:lang w:val="de-DE"/>
                  <w:rPrChange w:id="1191" w:author="Lessner, Jan" w:date="2024-12-05T11:12:00Z">
                    <w:rPr>
                      <w:highlight w:val="yellow"/>
                      <w:lang w:val="de-DE"/>
                    </w:rPr>
                  </w:rPrChange>
                </w:rPr>
                <w:t xml:space="preserve">und dadurch bedingte Teilverarbeitung </w:t>
              </w:r>
            </w:ins>
            <w:ins w:id="1192" w:author="Lessner, Jan" w:date="2024-11-26T10:20:00Z">
              <w:r w:rsidRPr="00F43973">
                <w:rPr>
                  <w:lang w:val="de-DE"/>
                  <w:rPrChange w:id="1193" w:author="Lessner, Jan" w:date="2024-12-05T11:12:00Z">
                    <w:rPr>
                      <w:i/>
                      <w:sz w:val="18"/>
                      <w:szCs w:val="18"/>
                      <w:highlight w:val="yellow"/>
                      <w:lang w:val="de-DE"/>
                    </w:rPr>
                  </w:rPrChange>
                </w:rPr>
                <w:t>erneut gestartet werden, um das erwartete Ergebnis zu erzielen.</w:t>
              </w:r>
            </w:ins>
          </w:p>
        </w:tc>
      </w:tr>
      <w:tr w:rsidR="00BE483B" w:rsidRPr="00F43973" w:rsidTr="00435242">
        <w:trPr>
          <w:cantSplit/>
        </w:trPr>
        <w:tc>
          <w:tcPr>
            <w:tcW w:w="2410" w:type="dxa"/>
            <w:gridSpan w:val="2"/>
            <w:shd w:val="pct12" w:color="auto" w:fill="FFFFFF"/>
          </w:tcPr>
          <w:p w:rsidR="00BE483B" w:rsidRPr="00F43973" w:rsidRDefault="00BE483B" w:rsidP="00BE483B">
            <w:pPr>
              <w:rPr>
                <w:b/>
                <w:lang w:val="de-DE"/>
                <w:rPrChange w:id="1194" w:author="Lessner, Jan" w:date="2024-12-05T11:12:00Z">
                  <w:rPr>
                    <w:b/>
                    <w:lang w:val="de-DE"/>
                  </w:rPr>
                </w:rPrChange>
              </w:rPr>
            </w:pPr>
            <w:r w:rsidRPr="00F43973">
              <w:rPr>
                <w:b/>
                <w:lang w:val="de-DE"/>
                <w:rPrChange w:id="1195" w:author="Lessner, Jan" w:date="2024-12-05T11:12:00Z">
                  <w:rPr>
                    <w:b/>
                    <w:lang w:val="de-DE"/>
                  </w:rPr>
                </w:rPrChange>
              </w:rPr>
              <w:t>Offene Punkte</w:t>
            </w:r>
          </w:p>
        </w:tc>
        <w:tc>
          <w:tcPr>
            <w:tcW w:w="7438" w:type="dxa"/>
            <w:gridSpan w:val="2"/>
          </w:tcPr>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868"/>
              <w:gridCol w:w="1134"/>
              <w:gridCol w:w="1134"/>
            </w:tblGrid>
            <w:tr w:rsidR="00BE483B" w:rsidRPr="00F43973">
              <w:tc>
                <w:tcPr>
                  <w:tcW w:w="4868" w:type="dxa"/>
                  <w:tcBorders>
                    <w:top w:val="double" w:sz="6" w:space="0" w:color="000000"/>
                    <w:bottom w:val="single" w:sz="6" w:space="0" w:color="000000"/>
                  </w:tcBorders>
                  <w:shd w:val="clear" w:color="auto" w:fill="D9D9D9"/>
                </w:tcPr>
                <w:p w:rsidR="00BE483B" w:rsidRPr="00F43973" w:rsidRDefault="00BE483B" w:rsidP="00BE483B">
                  <w:pPr>
                    <w:jc w:val="center"/>
                    <w:rPr>
                      <w:b/>
                      <w:bCs/>
                      <w:caps/>
                      <w:lang w:val="de-DE"/>
                      <w:rPrChange w:id="1196" w:author="Lessner, Jan" w:date="2024-12-05T11:12:00Z">
                        <w:rPr>
                          <w:b/>
                          <w:bCs/>
                          <w:caps/>
                          <w:lang w:val="de-DE"/>
                        </w:rPr>
                      </w:rPrChange>
                    </w:rPr>
                  </w:pPr>
                  <w:r w:rsidRPr="00F43973">
                    <w:rPr>
                      <w:b/>
                      <w:bCs/>
                      <w:caps/>
                      <w:lang w:val="de-DE"/>
                      <w:rPrChange w:id="1197" w:author="Lessner, Jan" w:date="2024-12-05T11:12:00Z">
                        <w:rPr>
                          <w:b/>
                          <w:bCs/>
                          <w:caps/>
                          <w:lang w:val="de-DE"/>
                        </w:rPr>
                      </w:rPrChange>
                    </w:rPr>
                    <w:t>Issue</w:t>
                  </w:r>
                </w:p>
                <w:p w:rsidR="00BE483B" w:rsidRPr="00F43973" w:rsidRDefault="00BE483B" w:rsidP="00BE483B">
                  <w:pPr>
                    <w:jc w:val="center"/>
                    <w:rPr>
                      <w:b/>
                      <w:bCs/>
                      <w:i/>
                      <w:caps/>
                      <w:lang w:val="de-DE"/>
                      <w:rPrChange w:id="1198" w:author="Lessner, Jan" w:date="2024-12-05T11:12:00Z">
                        <w:rPr>
                          <w:b/>
                          <w:bCs/>
                          <w:i/>
                          <w:caps/>
                          <w:lang w:val="de-DE"/>
                        </w:rPr>
                      </w:rPrChange>
                    </w:rPr>
                  </w:pPr>
                  <w:r w:rsidRPr="00F43973">
                    <w:rPr>
                      <w:b/>
                      <w:bCs/>
                      <w:i/>
                      <w:caps/>
                      <w:lang w:val="de-DE"/>
                      <w:rPrChange w:id="1199" w:author="Lessner, Jan" w:date="2024-12-05T11:12:00Z">
                        <w:rPr>
                          <w:b/>
                          <w:bCs/>
                          <w:i/>
                          <w:caps/>
                          <w:lang w:val="de-DE"/>
                        </w:rPr>
                      </w:rPrChange>
                    </w:rPr>
                    <w:t>Antwort</w:t>
                  </w:r>
                </w:p>
              </w:tc>
              <w:tc>
                <w:tcPr>
                  <w:tcW w:w="1134" w:type="dxa"/>
                  <w:tcBorders>
                    <w:top w:val="double" w:sz="6" w:space="0" w:color="000000"/>
                    <w:bottom w:val="single" w:sz="6" w:space="0" w:color="000000"/>
                  </w:tcBorders>
                  <w:shd w:val="clear" w:color="auto" w:fill="D9D9D9"/>
                </w:tcPr>
                <w:p w:rsidR="00BE483B" w:rsidRPr="00F43973" w:rsidRDefault="00BE483B" w:rsidP="00BE483B">
                  <w:pPr>
                    <w:jc w:val="center"/>
                    <w:rPr>
                      <w:b/>
                      <w:bCs/>
                      <w:caps/>
                      <w:lang w:val="de-DE"/>
                      <w:rPrChange w:id="1200" w:author="Lessner, Jan" w:date="2024-12-05T11:12:00Z">
                        <w:rPr>
                          <w:b/>
                          <w:bCs/>
                          <w:caps/>
                          <w:lang w:val="de-DE"/>
                        </w:rPr>
                      </w:rPrChange>
                    </w:rPr>
                  </w:pPr>
                  <w:r w:rsidRPr="00F43973">
                    <w:rPr>
                      <w:b/>
                      <w:bCs/>
                      <w:caps/>
                      <w:lang w:val="de-DE"/>
                      <w:rPrChange w:id="1201" w:author="Lessner, Jan" w:date="2024-12-05T11:12:00Z">
                        <w:rPr>
                          <w:b/>
                          <w:bCs/>
                          <w:caps/>
                          <w:lang w:val="de-DE"/>
                        </w:rPr>
                      </w:rPrChange>
                    </w:rPr>
                    <w:t xml:space="preserve">Prio </w:t>
                  </w:r>
                  <w:r w:rsidRPr="00F43973">
                    <w:rPr>
                      <w:b/>
                      <w:bCs/>
                      <w:caps/>
                      <w:lang w:val="de-DE"/>
                      <w:rPrChange w:id="1202" w:author="Lessner, Jan" w:date="2024-12-05T11:12:00Z">
                        <w:rPr>
                          <w:b/>
                          <w:bCs/>
                          <w:caps/>
                          <w:lang w:val="de-DE"/>
                        </w:rPr>
                      </w:rPrChange>
                    </w:rPr>
                    <w:br/>
                  </w:r>
                  <w:r w:rsidRPr="00F43973">
                    <w:rPr>
                      <w:b/>
                      <w:bCs/>
                      <w:caps/>
                      <w:sz w:val="14"/>
                      <w:lang w:val="de-DE"/>
                      <w:rPrChange w:id="1203" w:author="Lessner, Jan" w:date="2024-12-05T11:12:00Z">
                        <w:rPr>
                          <w:b/>
                          <w:bCs/>
                          <w:caps/>
                          <w:sz w:val="14"/>
                          <w:lang w:val="de-DE"/>
                        </w:rPr>
                      </w:rPrChange>
                    </w:rPr>
                    <w:t>(1=hoch.. 3)</w:t>
                  </w:r>
                </w:p>
              </w:tc>
              <w:tc>
                <w:tcPr>
                  <w:tcW w:w="1134" w:type="dxa"/>
                  <w:tcBorders>
                    <w:top w:val="double" w:sz="6" w:space="0" w:color="000000"/>
                    <w:bottom w:val="single" w:sz="6" w:space="0" w:color="000000"/>
                  </w:tcBorders>
                  <w:shd w:val="clear" w:color="auto" w:fill="D9D9D9"/>
                </w:tcPr>
                <w:p w:rsidR="00BE483B" w:rsidRPr="00F43973" w:rsidRDefault="00BE483B" w:rsidP="00BE483B">
                  <w:pPr>
                    <w:jc w:val="center"/>
                    <w:rPr>
                      <w:b/>
                      <w:bCs/>
                      <w:caps/>
                      <w:lang w:val="de-DE"/>
                      <w:rPrChange w:id="1204" w:author="Lessner, Jan" w:date="2024-12-05T11:12:00Z">
                        <w:rPr>
                          <w:b/>
                          <w:bCs/>
                          <w:caps/>
                          <w:lang w:val="de-DE"/>
                        </w:rPr>
                      </w:rPrChange>
                    </w:rPr>
                  </w:pPr>
                  <w:r w:rsidRPr="00F43973">
                    <w:rPr>
                      <w:b/>
                      <w:bCs/>
                      <w:caps/>
                      <w:lang w:val="de-DE"/>
                      <w:rPrChange w:id="1205" w:author="Lessner, Jan" w:date="2024-12-05T11:12:00Z">
                        <w:rPr>
                          <w:b/>
                          <w:bCs/>
                          <w:caps/>
                          <w:lang w:val="de-DE"/>
                        </w:rPr>
                      </w:rPrChange>
                    </w:rPr>
                    <w:t>Status</w:t>
                  </w:r>
                </w:p>
                <w:p w:rsidR="00BE483B" w:rsidRPr="00F43973" w:rsidRDefault="00BE483B" w:rsidP="00BE483B">
                  <w:pPr>
                    <w:jc w:val="center"/>
                    <w:rPr>
                      <w:b/>
                      <w:bCs/>
                      <w:caps/>
                      <w:sz w:val="14"/>
                      <w:lang w:val="de-DE"/>
                      <w:rPrChange w:id="1206" w:author="Lessner, Jan" w:date="2024-12-05T11:12:00Z">
                        <w:rPr>
                          <w:b/>
                          <w:bCs/>
                          <w:caps/>
                          <w:sz w:val="14"/>
                          <w:lang w:val="de-DE"/>
                        </w:rPr>
                      </w:rPrChange>
                    </w:rPr>
                  </w:pPr>
                  <w:r w:rsidRPr="00F43973">
                    <w:rPr>
                      <w:b/>
                      <w:bCs/>
                      <w:caps/>
                      <w:sz w:val="14"/>
                      <w:lang w:val="de-DE"/>
                      <w:rPrChange w:id="1207" w:author="Lessner, Jan" w:date="2024-12-05T11:12:00Z">
                        <w:rPr>
                          <w:b/>
                          <w:bCs/>
                          <w:caps/>
                          <w:sz w:val="14"/>
                          <w:lang w:val="de-DE"/>
                        </w:rPr>
                      </w:rPrChange>
                    </w:rPr>
                    <w:t>(offen|erl.)</w:t>
                  </w:r>
                </w:p>
              </w:tc>
            </w:tr>
            <w:tr w:rsidR="00BE483B" w:rsidRPr="00F43973" w:rsidTr="00935AB3">
              <w:tc>
                <w:tcPr>
                  <w:tcW w:w="4868" w:type="dxa"/>
                  <w:tcBorders>
                    <w:top w:val="single" w:sz="6" w:space="0" w:color="000000"/>
                    <w:bottom w:val="single" w:sz="6" w:space="0" w:color="000000"/>
                  </w:tcBorders>
                </w:tcPr>
                <w:p w:rsidR="00BE483B" w:rsidRPr="00F43973" w:rsidRDefault="00AB4FD6" w:rsidP="00BE483B">
                  <w:pPr>
                    <w:rPr>
                      <w:iCs/>
                      <w:lang w:val="de-DE"/>
                      <w:rPrChange w:id="1208" w:author="Lessner, Jan" w:date="2024-12-05T11:12:00Z">
                        <w:rPr>
                          <w:iCs/>
                          <w:lang w:val="de-DE"/>
                        </w:rPr>
                      </w:rPrChange>
                    </w:rPr>
                  </w:pPr>
                  <w:r w:rsidRPr="00F43973">
                    <w:rPr>
                      <w:iCs/>
                      <w:lang w:val="de-DE"/>
                      <w:rPrChange w:id="1209" w:author="Lessner, Jan" w:date="2024-12-05T11:12:00Z">
                        <w:rPr>
                          <w:iCs/>
                          <w:lang w:val="de-DE"/>
                        </w:rPr>
                      </w:rPrChange>
                    </w:rPr>
                    <w:t>Umbenennung der Tabellennamen OK?</w:t>
                  </w:r>
                </w:p>
              </w:tc>
              <w:tc>
                <w:tcPr>
                  <w:tcW w:w="1134" w:type="dxa"/>
                  <w:tcBorders>
                    <w:top w:val="single" w:sz="6" w:space="0" w:color="000000"/>
                    <w:bottom w:val="single" w:sz="6" w:space="0" w:color="000000"/>
                  </w:tcBorders>
                </w:tcPr>
                <w:p w:rsidR="00BE483B" w:rsidRPr="00F43973" w:rsidRDefault="00BE483B" w:rsidP="00BE483B">
                  <w:pPr>
                    <w:rPr>
                      <w:lang w:val="de-DE"/>
                      <w:rPrChange w:id="1210" w:author="Lessner, Jan" w:date="2024-12-05T11:12:00Z">
                        <w:rPr>
                          <w:lang w:val="de-DE"/>
                        </w:rPr>
                      </w:rPrChange>
                    </w:rPr>
                  </w:pPr>
                </w:p>
              </w:tc>
              <w:tc>
                <w:tcPr>
                  <w:tcW w:w="1134" w:type="dxa"/>
                  <w:tcBorders>
                    <w:top w:val="single" w:sz="6" w:space="0" w:color="000000"/>
                    <w:bottom w:val="single" w:sz="6" w:space="0" w:color="000000"/>
                  </w:tcBorders>
                </w:tcPr>
                <w:p w:rsidR="00BE483B" w:rsidRPr="00F43973" w:rsidRDefault="00AB4FD6" w:rsidP="00BE483B">
                  <w:pPr>
                    <w:pStyle w:val="Kopfzeile"/>
                    <w:tabs>
                      <w:tab w:val="clear" w:pos="4536"/>
                      <w:tab w:val="clear" w:pos="9072"/>
                    </w:tabs>
                    <w:rPr>
                      <w:lang w:val="de-DE"/>
                      <w:rPrChange w:id="1211" w:author="Lessner, Jan" w:date="2024-12-05T11:12:00Z">
                        <w:rPr>
                          <w:lang w:val="de-DE"/>
                        </w:rPr>
                      </w:rPrChange>
                    </w:rPr>
                  </w:pPr>
                  <w:del w:id="1212" w:author="Lessner, Jan" w:date="2024-11-26T13:28:00Z">
                    <w:r w:rsidRPr="00F43973" w:rsidDel="00713667">
                      <w:rPr>
                        <w:lang w:val="de-DE"/>
                        <w:rPrChange w:id="1213" w:author="Lessner, Jan" w:date="2024-12-05T11:12:00Z">
                          <w:rPr>
                            <w:lang w:val="de-DE"/>
                          </w:rPr>
                        </w:rPrChange>
                      </w:rPr>
                      <w:delText>OFFEN</w:delText>
                    </w:r>
                  </w:del>
                  <w:ins w:id="1214" w:author="Lessner, Jan" w:date="2024-11-26T13:28:00Z">
                    <w:r w:rsidR="00713667" w:rsidRPr="00F43973">
                      <w:rPr>
                        <w:lang w:val="de-DE"/>
                        <w:rPrChange w:id="1215" w:author="Lessner, Jan" w:date="2024-12-05T11:12:00Z">
                          <w:rPr>
                            <w:lang w:val="de-DE"/>
                          </w:rPr>
                        </w:rPrChange>
                      </w:rPr>
                      <w:t>ERL.</w:t>
                    </w:r>
                  </w:ins>
                </w:p>
              </w:tc>
            </w:tr>
            <w:tr w:rsidR="00935AB3" w:rsidRPr="00F43973" w:rsidTr="007A2C35">
              <w:tc>
                <w:tcPr>
                  <w:tcW w:w="4868" w:type="dxa"/>
                  <w:tcBorders>
                    <w:top w:val="single" w:sz="6" w:space="0" w:color="000000"/>
                    <w:bottom w:val="single" w:sz="6" w:space="0" w:color="000000"/>
                  </w:tcBorders>
                </w:tcPr>
                <w:p w:rsidR="00935AB3" w:rsidRPr="00F43973" w:rsidRDefault="00935AB3" w:rsidP="00BE483B">
                  <w:pPr>
                    <w:rPr>
                      <w:iCs/>
                      <w:lang w:val="de-DE"/>
                      <w:rPrChange w:id="1216" w:author="Lessner, Jan" w:date="2024-12-05T11:12:00Z">
                        <w:rPr>
                          <w:iCs/>
                          <w:lang w:val="de-DE"/>
                        </w:rPr>
                      </w:rPrChange>
                    </w:rPr>
                  </w:pPr>
                  <w:r w:rsidRPr="00F43973">
                    <w:rPr>
                      <w:iCs/>
                      <w:lang w:val="de-DE"/>
                      <w:rPrChange w:id="1217" w:author="Lessner, Jan" w:date="2024-12-05T11:12:00Z">
                        <w:rPr>
                          <w:iCs/>
                          <w:lang w:val="de-DE"/>
                        </w:rPr>
                      </w:rPrChange>
                    </w:rPr>
                    <w:t>Was passiert mit Tasks, die durch schwere Systemfehler im Status RUNNING verbleiben?</w:t>
                  </w:r>
                </w:p>
              </w:tc>
              <w:tc>
                <w:tcPr>
                  <w:tcW w:w="1134" w:type="dxa"/>
                  <w:tcBorders>
                    <w:top w:val="single" w:sz="6" w:space="0" w:color="000000"/>
                    <w:bottom w:val="single" w:sz="6" w:space="0" w:color="000000"/>
                  </w:tcBorders>
                </w:tcPr>
                <w:p w:rsidR="00935AB3" w:rsidRPr="00F43973" w:rsidRDefault="00935AB3" w:rsidP="00BE483B">
                  <w:pPr>
                    <w:rPr>
                      <w:lang w:val="de-DE"/>
                      <w:rPrChange w:id="1218" w:author="Lessner, Jan" w:date="2024-12-05T11:12:00Z">
                        <w:rPr>
                          <w:lang w:val="de-DE"/>
                        </w:rPr>
                      </w:rPrChange>
                    </w:rPr>
                  </w:pPr>
                </w:p>
              </w:tc>
              <w:tc>
                <w:tcPr>
                  <w:tcW w:w="1134" w:type="dxa"/>
                  <w:tcBorders>
                    <w:top w:val="single" w:sz="6" w:space="0" w:color="000000"/>
                    <w:bottom w:val="single" w:sz="6" w:space="0" w:color="000000"/>
                  </w:tcBorders>
                </w:tcPr>
                <w:p w:rsidR="00935AB3" w:rsidRPr="00F43973" w:rsidRDefault="00713667" w:rsidP="00BE483B">
                  <w:pPr>
                    <w:pStyle w:val="Kopfzeile"/>
                    <w:tabs>
                      <w:tab w:val="clear" w:pos="4536"/>
                      <w:tab w:val="clear" w:pos="9072"/>
                    </w:tabs>
                    <w:rPr>
                      <w:lang w:val="de-DE"/>
                      <w:rPrChange w:id="1219" w:author="Lessner, Jan" w:date="2024-12-05T11:12:00Z">
                        <w:rPr>
                          <w:lang w:val="de-DE"/>
                        </w:rPr>
                      </w:rPrChange>
                    </w:rPr>
                  </w:pPr>
                  <w:ins w:id="1220" w:author="Lessner, Jan" w:date="2024-11-26T13:28:00Z">
                    <w:r w:rsidRPr="00F43973">
                      <w:rPr>
                        <w:lang w:val="de-DE"/>
                        <w:rPrChange w:id="1221" w:author="Lessner, Jan" w:date="2024-12-05T11:12:00Z">
                          <w:rPr>
                            <w:lang w:val="de-DE"/>
                          </w:rPr>
                        </w:rPrChange>
                      </w:rPr>
                      <w:t>ERL.</w:t>
                    </w:r>
                  </w:ins>
                  <w:del w:id="1222" w:author="Lessner, Jan" w:date="2024-11-26T13:28:00Z">
                    <w:r w:rsidR="00935AB3" w:rsidRPr="00F43973" w:rsidDel="00713667">
                      <w:rPr>
                        <w:lang w:val="de-DE"/>
                        <w:rPrChange w:id="1223" w:author="Lessner, Jan" w:date="2024-12-05T11:12:00Z">
                          <w:rPr>
                            <w:lang w:val="de-DE"/>
                          </w:rPr>
                        </w:rPrChange>
                      </w:rPr>
                      <w:delText>OFFEN</w:delText>
                    </w:r>
                  </w:del>
                </w:p>
              </w:tc>
            </w:tr>
            <w:tr w:rsidR="007A2C35" w:rsidRPr="00F43973" w:rsidTr="005F5718">
              <w:tc>
                <w:tcPr>
                  <w:tcW w:w="4868" w:type="dxa"/>
                  <w:tcBorders>
                    <w:top w:val="single" w:sz="6" w:space="0" w:color="000000"/>
                    <w:bottom w:val="single" w:sz="6" w:space="0" w:color="000000"/>
                  </w:tcBorders>
                </w:tcPr>
                <w:p w:rsidR="007A2C35" w:rsidRPr="00F43973" w:rsidRDefault="007A2C35" w:rsidP="00BE483B">
                  <w:pPr>
                    <w:rPr>
                      <w:iCs/>
                      <w:lang w:val="de-DE"/>
                      <w:rPrChange w:id="1224" w:author="Lessner, Jan" w:date="2024-12-05T11:12:00Z">
                        <w:rPr>
                          <w:iCs/>
                          <w:lang w:val="de-DE"/>
                        </w:rPr>
                      </w:rPrChange>
                    </w:rPr>
                  </w:pPr>
                  <w:r w:rsidRPr="00F43973">
                    <w:rPr>
                      <w:iCs/>
                      <w:lang w:val="de-DE"/>
                      <w:rPrChange w:id="1225" w:author="Lessner, Jan" w:date="2024-12-05T11:12:00Z">
                        <w:rPr>
                          <w:iCs/>
                          <w:lang w:val="de-DE"/>
                        </w:rPr>
                      </w:rPrChange>
                    </w:rPr>
                    <w:t xml:space="preserve">Muss </w:t>
                  </w:r>
                  <w:proofErr w:type="spellStart"/>
                  <w:proofErr w:type="gramStart"/>
                  <w:r w:rsidRPr="00F43973">
                    <w:rPr>
                      <w:iCs/>
                      <w:lang w:val="de-DE"/>
                      <w:rPrChange w:id="1226" w:author="Lessner, Jan" w:date="2024-12-05T11:12:00Z">
                        <w:rPr>
                          <w:iCs/>
                          <w:lang w:val="de-DE"/>
                        </w:rPr>
                      </w:rPrChange>
                    </w:rPr>
                    <w:t>increaseCount</w:t>
                  </w:r>
                  <w:proofErr w:type="spellEnd"/>
                  <w:r w:rsidRPr="00F43973">
                    <w:rPr>
                      <w:iCs/>
                      <w:lang w:val="de-DE"/>
                      <w:rPrChange w:id="1227" w:author="Lessner, Jan" w:date="2024-12-05T11:12:00Z">
                        <w:rPr>
                          <w:iCs/>
                          <w:lang w:val="de-DE"/>
                        </w:rPr>
                      </w:rPrChange>
                    </w:rPr>
                    <w:t>(</w:t>
                  </w:r>
                  <w:proofErr w:type="gramEnd"/>
                  <w:r w:rsidRPr="00F43973">
                    <w:rPr>
                      <w:iCs/>
                      <w:lang w:val="de-DE"/>
                      <w:rPrChange w:id="1228" w:author="Lessner, Jan" w:date="2024-12-05T11:12:00Z">
                        <w:rPr>
                          <w:iCs/>
                          <w:lang w:val="de-DE"/>
                        </w:rPr>
                      </w:rPrChange>
                    </w:rPr>
                    <w:t xml:space="preserve">) und </w:t>
                  </w:r>
                  <w:proofErr w:type="spellStart"/>
                  <w:r w:rsidRPr="00F43973">
                    <w:rPr>
                      <w:iCs/>
                      <w:lang w:val="de-DE"/>
                      <w:rPrChange w:id="1229" w:author="Lessner, Jan" w:date="2024-12-05T11:12:00Z">
                        <w:rPr>
                          <w:iCs/>
                          <w:lang w:val="de-DE"/>
                        </w:rPr>
                      </w:rPrChange>
                    </w:rPr>
                    <w:t>increaseResult</w:t>
                  </w:r>
                  <w:proofErr w:type="spellEnd"/>
                  <w:r w:rsidRPr="00F43973">
                    <w:rPr>
                      <w:iCs/>
                      <w:lang w:val="de-DE"/>
                      <w:rPrChange w:id="1230" w:author="Lessner, Jan" w:date="2024-12-05T11:12:00Z">
                        <w:rPr>
                          <w:iCs/>
                          <w:lang w:val="de-DE"/>
                        </w:rPr>
                      </w:rPrChange>
                    </w:rPr>
                    <w:t xml:space="preserve">() in </w:t>
                  </w:r>
                  <w:proofErr w:type="spellStart"/>
                  <w:r w:rsidRPr="00F43973">
                    <w:rPr>
                      <w:lang w:val="de-DE"/>
                      <w:rPrChange w:id="1231" w:author="Lessner, Jan" w:date="2024-12-05T11:12:00Z">
                        <w:rPr>
                          <w:lang w:val="de-DE"/>
                        </w:rPr>
                      </w:rPrChange>
                    </w:rPr>
                    <w:t>RunLifeCycleHandler</w:t>
                  </w:r>
                  <w:proofErr w:type="spellEnd"/>
                  <w:r w:rsidRPr="00F43973">
                    <w:rPr>
                      <w:lang w:val="de-DE"/>
                      <w:rPrChange w:id="1232" w:author="Lessner, Jan" w:date="2024-12-05T11:12:00Z">
                        <w:rPr>
                          <w:lang w:val="de-DE"/>
                        </w:rPr>
                      </w:rPrChange>
                    </w:rPr>
                    <w:t xml:space="preserve"> für Fehler- und </w:t>
                  </w:r>
                  <w:proofErr w:type="spellStart"/>
                  <w:r w:rsidRPr="00F43973">
                    <w:rPr>
                      <w:lang w:val="de-DE"/>
                      <w:rPrChange w:id="1233" w:author="Lessner, Jan" w:date="2024-12-05T11:12:00Z">
                        <w:rPr>
                          <w:lang w:val="de-DE"/>
                        </w:rPr>
                      </w:rPrChange>
                    </w:rPr>
                    <w:t>Gutfall</w:t>
                  </w:r>
                  <w:proofErr w:type="spellEnd"/>
                  <w:r w:rsidRPr="00F43973">
                    <w:rPr>
                      <w:lang w:val="de-DE"/>
                      <w:rPrChange w:id="1234" w:author="Lessner, Jan" w:date="2024-12-05T11:12:00Z">
                        <w:rPr>
                          <w:lang w:val="de-DE"/>
                        </w:rPr>
                      </w:rPrChange>
                    </w:rPr>
                    <w:t xml:space="preserve"> unterschieden werden?</w:t>
                  </w:r>
                </w:p>
              </w:tc>
              <w:tc>
                <w:tcPr>
                  <w:tcW w:w="1134" w:type="dxa"/>
                  <w:tcBorders>
                    <w:top w:val="single" w:sz="6" w:space="0" w:color="000000"/>
                    <w:bottom w:val="single" w:sz="6" w:space="0" w:color="000000"/>
                  </w:tcBorders>
                </w:tcPr>
                <w:p w:rsidR="007A2C35" w:rsidRPr="00F43973" w:rsidRDefault="007A2C35" w:rsidP="00BE483B">
                  <w:pPr>
                    <w:rPr>
                      <w:lang w:val="de-DE"/>
                      <w:rPrChange w:id="1235" w:author="Lessner, Jan" w:date="2024-12-05T11:12:00Z">
                        <w:rPr>
                          <w:lang w:val="de-DE"/>
                        </w:rPr>
                      </w:rPrChange>
                    </w:rPr>
                  </w:pPr>
                </w:p>
              </w:tc>
              <w:tc>
                <w:tcPr>
                  <w:tcW w:w="1134" w:type="dxa"/>
                  <w:tcBorders>
                    <w:top w:val="single" w:sz="6" w:space="0" w:color="000000"/>
                    <w:bottom w:val="single" w:sz="6" w:space="0" w:color="000000"/>
                  </w:tcBorders>
                </w:tcPr>
                <w:p w:rsidR="007A2C35" w:rsidRPr="00F43973" w:rsidRDefault="00713667" w:rsidP="00BE483B">
                  <w:pPr>
                    <w:pStyle w:val="Kopfzeile"/>
                    <w:tabs>
                      <w:tab w:val="clear" w:pos="4536"/>
                      <w:tab w:val="clear" w:pos="9072"/>
                    </w:tabs>
                    <w:rPr>
                      <w:lang w:val="de-DE"/>
                      <w:rPrChange w:id="1236" w:author="Lessner, Jan" w:date="2024-12-05T11:12:00Z">
                        <w:rPr>
                          <w:lang w:val="de-DE"/>
                        </w:rPr>
                      </w:rPrChange>
                    </w:rPr>
                  </w:pPr>
                  <w:ins w:id="1237" w:author="Lessner, Jan" w:date="2024-11-26T13:28:00Z">
                    <w:r w:rsidRPr="00F43973">
                      <w:rPr>
                        <w:lang w:val="de-DE"/>
                        <w:rPrChange w:id="1238" w:author="Lessner, Jan" w:date="2024-12-05T11:12:00Z">
                          <w:rPr>
                            <w:lang w:val="de-DE"/>
                          </w:rPr>
                        </w:rPrChange>
                      </w:rPr>
                      <w:t>ERL.</w:t>
                    </w:r>
                  </w:ins>
                  <w:del w:id="1239" w:author="Lessner, Jan" w:date="2024-11-26T13:28:00Z">
                    <w:r w:rsidR="007A2C35" w:rsidRPr="00F43973" w:rsidDel="00713667">
                      <w:rPr>
                        <w:lang w:val="de-DE"/>
                        <w:rPrChange w:id="1240" w:author="Lessner, Jan" w:date="2024-12-05T11:12:00Z">
                          <w:rPr>
                            <w:lang w:val="de-DE"/>
                          </w:rPr>
                        </w:rPrChange>
                      </w:rPr>
                      <w:delText>OFFEN</w:delText>
                    </w:r>
                  </w:del>
                </w:p>
              </w:tc>
            </w:tr>
            <w:tr w:rsidR="005F5718" w:rsidRPr="00F43973" w:rsidTr="00B453E3">
              <w:tc>
                <w:tcPr>
                  <w:tcW w:w="4868" w:type="dxa"/>
                  <w:tcBorders>
                    <w:top w:val="single" w:sz="6" w:space="0" w:color="000000"/>
                    <w:bottom w:val="single" w:sz="6" w:space="0" w:color="000000"/>
                  </w:tcBorders>
                </w:tcPr>
                <w:p w:rsidR="005F5718" w:rsidRPr="00F43973" w:rsidRDefault="005F5718" w:rsidP="00BE483B">
                  <w:pPr>
                    <w:rPr>
                      <w:iCs/>
                      <w:lang w:val="de-DE"/>
                      <w:rPrChange w:id="1241" w:author="Lessner, Jan" w:date="2024-12-05T11:12:00Z">
                        <w:rPr>
                          <w:iCs/>
                          <w:lang w:val="de-DE"/>
                        </w:rPr>
                      </w:rPrChange>
                    </w:rPr>
                  </w:pPr>
                  <w:r w:rsidRPr="00F43973">
                    <w:rPr>
                      <w:iCs/>
                      <w:lang w:val="de-DE"/>
                      <w:rPrChange w:id="1242" w:author="Lessner, Jan" w:date="2024-12-05T11:12:00Z">
                        <w:rPr>
                          <w:iCs/>
                          <w:lang w:val="de-DE"/>
                        </w:rPr>
                      </w:rPrChange>
                    </w:rPr>
                    <w:t xml:space="preserve">In </w:t>
                  </w:r>
                  <w:r w:rsidR="00B453E3" w:rsidRPr="00F43973">
                    <w:rPr>
                      <w:iCs/>
                      <w:lang w:val="de-DE"/>
                      <w:rPrChange w:id="1243" w:author="Lessner, Jan" w:date="2024-12-05T11:12:00Z">
                        <w:rPr>
                          <w:iCs/>
                          <w:lang w:val="de-DE"/>
                        </w:rPr>
                      </w:rPrChange>
                    </w:rPr>
                    <w:fldChar w:fldCharType="begin"/>
                  </w:r>
                  <w:r w:rsidR="00B453E3" w:rsidRPr="00F43973">
                    <w:rPr>
                      <w:iCs/>
                      <w:lang w:val="de-DE"/>
                      <w:rPrChange w:id="1244" w:author="Lessner, Jan" w:date="2024-12-05T11:12:00Z">
                        <w:rPr>
                          <w:iCs/>
                          <w:lang w:val="de-DE"/>
                        </w:rPr>
                      </w:rPrChange>
                    </w:rPr>
                    <w:instrText xml:space="preserve"> REF _Ref183187956 \r \h </w:instrText>
                  </w:r>
                  <w:r w:rsidR="00B453E3" w:rsidRPr="00F43973">
                    <w:rPr>
                      <w:iCs/>
                      <w:lang w:val="de-DE"/>
                      <w:rPrChange w:id="1245" w:author="Lessner, Jan" w:date="2024-12-05T11:12:00Z">
                        <w:rPr>
                          <w:iCs/>
                          <w:lang w:val="de-DE"/>
                        </w:rPr>
                      </w:rPrChange>
                    </w:rPr>
                  </w:r>
                  <w:r w:rsidR="00F43973">
                    <w:rPr>
                      <w:iCs/>
                      <w:lang w:val="de-DE"/>
                    </w:rPr>
                    <w:instrText xml:space="preserve"> \* MERGEFORMAT </w:instrText>
                  </w:r>
                  <w:r w:rsidR="00B453E3" w:rsidRPr="00F43973">
                    <w:rPr>
                      <w:iCs/>
                      <w:lang w:val="de-DE"/>
                      <w:rPrChange w:id="1246" w:author="Lessner, Jan" w:date="2024-12-05T11:12:00Z">
                        <w:rPr>
                          <w:iCs/>
                          <w:lang w:val="de-DE"/>
                        </w:rPr>
                      </w:rPrChange>
                    </w:rPr>
                    <w:fldChar w:fldCharType="separate"/>
                  </w:r>
                  <w:r w:rsidR="000C7408" w:rsidRPr="00F43973">
                    <w:rPr>
                      <w:iCs/>
                      <w:lang w:val="de-DE"/>
                      <w:rPrChange w:id="1247" w:author="Lessner, Jan" w:date="2024-12-05T11:12:00Z">
                        <w:rPr>
                          <w:iCs/>
                          <w:lang w:val="de-DE"/>
                        </w:rPr>
                      </w:rPrChange>
                    </w:rPr>
                    <w:t>2.8.2</w:t>
                  </w:r>
                  <w:r w:rsidR="00B453E3" w:rsidRPr="00F43973">
                    <w:rPr>
                      <w:iCs/>
                      <w:lang w:val="de-DE"/>
                      <w:rPrChange w:id="1248" w:author="Lessner, Jan" w:date="2024-12-05T11:12:00Z">
                        <w:rPr>
                          <w:iCs/>
                          <w:lang w:val="de-DE"/>
                        </w:rPr>
                      </w:rPrChange>
                    </w:rPr>
                    <w:fldChar w:fldCharType="end"/>
                  </w:r>
                  <w:r w:rsidRPr="00F43973">
                    <w:rPr>
                      <w:iCs/>
                      <w:lang w:val="de-DE"/>
                      <w:rPrChange w:id="1249" w:author="Lessner, Jan" w:date="2024-12-05T11:12:00Z">
                        <w:rPr>
                          <w:iCs/>
                          <w:lang w:val="de-DE"/>
                        </w:rPr>
                      </w:rPrChange>
                    </w:rPr>
                    <w:t xml:space="preserve"> schlagen Startversuche für nachfolgend konfigurierte Tasks zwangsläufig ebenfalls fehl. </w:t>
                  </w:r>
                  <w:r w:rsidR="00024FD6" w:rsidRPr="00F43973">
                    <w:rPr>
                      <w:iCs/>
                      <w:lang w:val="de-DE"/>
                      <w:rPrChange w:id="1250" w:author="Lessner, Jan" w:date="2024-12-05T11:12:00Z">
                        <w:rPr>
                          <w:iCs/>
                          <w:lang w:val="de-DE"/>
                        </w:rPr>
                      </w:rPrChange>
                    </w:rPr>
                    <w:t>So korrekt, dass es</w:t>
                  </w:r>
                  <w:r w:rsidRPr="00F43973">
                    <w:rPr>
                      <w:iCs/>
                      <w:lang w:val="de-DE"/>
                      <w:rPrChange w:id="1251" w:author="Lessner, Jan" w:date="2024-12-05T11:12:00Z">
                        <w:rPr>
                          <w:iCs/>
                          <w:lang w:val="de-DE"/>
                        </w:rPr>
                      </w:rPrChange>
                    </w:rPr>
                    <w:t xml:space="preserve"> trotzdem passier</w:t>
                  </w:r>
                  <w:r w:rsidR="00024FD6" w:rsidRPr="00F43973">
                    <w:rPr>
                      <w:iCs/>
                      <w:lang w:val="de-DE"/>
                      <w:rPrChange w:id="1252" w:author="Lessner, Jan" w:date="2024-12-05T11:12:00Z">
                        <w:rPr>
                          <w:iCs/>
                          <w:lang w:val="de-DE"/>
                        </w:rPr>
                      </w:rPrChange>
                    </w:rPr>
                    <w:t>t</w:t>
                  </w:r>
                  <w:r w:rsidRPr="00F43973">
                    <w:rPr>
                      <w:iCs/>
                      <w:lang w:val="de-DE"/>
                      <w:rPrChange w:id="1253" w:author="Lessner, Jan" w:date="2024-12-05T11:12:00Z">
                        <w:rPr>
                          <w:iCs/>
                          <w:lang w:val="de-DE"/>
                        </w:rPr>
                      </w:rPrChange>
                    </w:rPr>
                    <w:t>, um analog zu protokollieren?</w:t>
                  </w:r>
                </w:p>
              </w:tc>
              <w:tc>
                <w:tcPr>
                  <w:tcW w:w="1134" w:type="dxa"/>
                  <w:tcBorders>
                    <w:top w:val="single" w:sz="6" w:space="0" w:color="000000"/>
                    <w:bottom w:val="single" w:sz="6" w:space="0" w:color="000000"/>
                  </w:tcBorders>
                </w:tcPr>
                <w:p w:rsidR="005F5718" w:rsidRPr="00F43973" w:rsidRDefault="005F5718" w:rsidP="00BE483B">
                  <w:pPr>
                    <w:rPr>
                      <w:lang w:val="de-DE"/>
                      <w:rPrChange w:id="1254" w:author="Lessner, Jan" w:date="2024-12-05T11:12:00Z">
                        <w:rPr>
                          <w:lang w:val="de-DE"/>
                        </w:rPr>
                      </w:rPrChange>
                    </w:rPr>
                  </w:pPr>
                </w:p>
              </w:tc>
              <w:tc>
                <w:tcPr>
                  <w:tcW w:w="1134" w:type="dxa"/>
                  <w:tcBorders>
                    <w:top w:val="single" w:sz="6" w:space="0" w:color="000000"/>
                    <w:bottom w:val="single" w:sz="6" w:space="0" w:color="000000"/>
                  </w:tcBorders>
                </w:tcPr>
                <w:p w:rsidR="005F5718" w:rsidRPr="00F43973" w:rsidRDefault="00713667" w:rsidP="00BE483B">
                  <w:pPr>
                    <w:pStyle w:val="Kopfzeile"/>
                    <w:tabs>
                      <w:tab w:val="clear" w:pos="4536"/>
                      <w:tab w:val="clear" w:pos="9072"/>
                    </w:tabs>
                    <w:rPr>
                      <w:lang w:val="de-DE"/>
                      <w:rPrChange w:id="1255" w:author="Lessner, Jan" w:date="2024-12-05T11:12:00Z">
                        <w:rPr>
                          <w:lang w:val="de-DE"/>
                        </w:rPr>
                      </w:rPrChange>
                    </w:rPr>
                  </w:pPr>
                  <w:ins w:id="1256" w:author="Lessner, Jan" w:date="2024-11-26T13:28:00Z">
                    <w:r w:rsidRPr="00F43973">
                      <w:rPr>
                        <w:lang w:val="de-DE"/>
                        <w:rPrChange w:id="1257" w:author="Lessner, Jan" w:date="2024-12-05T11:12:00Z">
                          <w:rPr>
                            <w:lang w:val="de-DE"/>
                          </w:rPr>
                        </w:rPrChange>
                      </w:rPr>
                      <w:t>ERL.</w:t>
                    </w:r>
                  </w:ins>
                  <w:del w:id="1258" w:author="Lessner, Jan" w:date="2024-11-26T13:28:00Z">
                    <w:r w:rsidR="00024FD6" w:rsidRPr="00F43973" w:rsidDel="00713667">
                      <w:rPr>
                        <w:lang w:val="de-DE"/>
                        <w:rPrChange w:id="1259" w:author="Lessner, Jan" w:date="2024-12-05T11:12:00Z">
                          <w:rPr>
                            <w:lang w:val="de-DE"/>
                          </w:rPr>
                        </w:rPrChange>
                      </w:rPr>
                      <w:delText>OFFEN</w:delText>
                    </w:r>
                  </w:del>
                </w:p>
              </w:tc>
            </w:tr>
            <w:tr w:rsidR="00B453E3" w:rsidRPr="00F43973" w:rsidTr="008165F0">
              <w:tc>
                <w:tcPr>
                  <w:tcW w:w="4868" w:type="dxa"/>
                  <w:tcBorders>
                    <w:top w:val="single" w:sz="6" w:space="0" w:color="000000"/>
                    <w:bottom w:val="single" w:sz="6" w:space="0" w:color="000000"/>
                  </w:tcBorders>
                </w:tcPr>
                <w:p w:rsidR="00B453E3" w:rsidRPr="00F43973" w:rsidRDefault="00B453E3" w:rsidP="00BE483B">
                  <w:pPr>
                    <w:rPr>
                      <w:iCs/>
                      <w:lang w:val="de-DE"/>
                      <w:rPrChange w:id="1260" w:author="Lessner, Jan" w:date="2024-12-05T11:12:00Z">
                        <w:rPr>
                          <w:iCs/>
                          <w:lang w:val="de-DE"/>
                        </w:rPr>
                      </w:rPrChange>
                    </w:rPr>
                  </w:pPr>
                  <w:r w:rsidRPr="00F43973">
                    <w:rPr>
                      <w:iCs/>
                      <w:lang w:val="de-DE"/>
                      <w:rPrChange w:id="1261" w:author="Lessner, Jan" w:date="2024-12-05T11:12:00Z">
                        <w:rPr>
                          <w:iCs/>
                          <w:lang w:val="de-DE"/>
                        </w:rPr>
                      </w:rPrChange>
                    </w:rPr>
                    <w:t xml:space="preserve">Behandlung </w:t>
                  </w:r>
                  <w:r w:rsidRPr="00F43973">
                    <w:rPr>
                      <w:iCs/>
                      <w:lang w:val="de-DE"/>
                      <w:rPrChange w:id="1262" w:author="Lessner, Jan" w:date="2024-12-05T11:12:00Z">
                        <w:rPr>
                          <w:iCs/>
                          <w:lang w:val="de-DE"/>
                        </w:rPr>
                      </w:rPrChange>
                    </w:rPr>
                    <w:fldChar w:fldCharType="begin"/>
                  </w:r>
                  <w:r w:rsidRPr="00F43973">
                    <w:rPr>
                      <w:iCs/>
                      <w:lang w:val="de-DE"/>
                      <w:rPrChange w:id="1263" w:author="Lessner, Jan" w:date="2024-12-05T11:12:00Z">
                        <w:rPr>
                          <w:iCs/>
                          <w:lang w:val="de-DE"/>
                        </w:rPr>
                      </w:rPrChange>
                    </w:rPr>
                    <w:instrText xml:space="preserve"> REF _Ref183189571 \r \h </w:instrText>
                  </w:r>
                  <w:r w:rsidRPr="00F43973">
                    <w:rPr>
                      <w:iCs/>
                      <w:lang w:val="de-DE"/>
                      <w:rPrChange w:id="1264" w:author="Lessner, Jan" w:date="2024-12-05T11:12:00Z">
                        <w:rPr>
                          <w:iCs/>
                          <w:lang w:val="de-DE"/>
                        </w:rPr>
                      </w:rPrChange>
                    </w:rPr>
                  </w:r>
                  <w:r w:rsidR="00F43973">
                    <w:rPr>
                      <w:iCs/>
                      <w:lang w:val="de-DE"/>
                    </w:rPr>
                    <w:instrText xml:space="preserve"> \* MERGEFORMAT </w:instrText>
                  </w:r>
                  <w:r w:rsidRPr="00F43973">
                    <w:rPr>
                      <w:iCs/>
                      <w:lang w:val="de-DE"/>
                      <w:rPrChange w:id="1265" w:author="Lessner, Jan" w:date="2024-12-05T11:12:00Z">
                        <w:rPr>
                          <w:iCs/>
                          <w:lang w:val="de-DE"/>
                        </w:rPr>
                      </w:rPrChange>
                    </w:rPr>
                    <w:fldChar w:fldCharType="separate"/>
                  </w:r>
                  <w:r w:rsidR="000C7408" w:rsidRPr="00F43973">
                    <w:rPr>
                      <w:iCs/>
                      <w:lang w:val="de-DE"/>
                      <w:rPrChange w:id="1266" w:author="Lessner, Jan" w:date="2024-12-05T11:12:00Z">
                        <w:rPr>
                          <w:iCs/>
                          <w:lang w:val="de-DE"/>
                        </w:rPr>
                      </w:rPrChange>
                    </w:rPr>
                    <w:t>2.8.6</w:t>
                  </w:r>
                  <w:r w:rsidRPr="00F43973">
                    <w:rPr>
                      <w:iCs/>
                      <w:lang w:val="de-DE"/>
                      <w:rPrChange w:id="1267" w:author="Lessner, Jan" w:date="2024-12-05T11:12:00Z">
                        <w:rPr>
                          <w:iCs/>
                          <w:lang w:val="de-DE"/>
                        </w:rPr>
                      </w:rPrChange>
                    </w:rPr>
                    <w:fldChar w:fldCharType="end"/>
                  </w:r>
                  <w:r w:rsidRPr="00F43973">
                    <w:rPr>
                      <w:iCs/>
                      <w:lang w:val="de-DE"/>
                      <w:rPrChange w:id="1268" w:author="Lessner, Jan" w:date="2024-12-05T11:12:00Z">
                        <w:rPr>
                          <w:iCs/>
                          <w:lang w:val="de-DE"/>
                        </w:rPr>
                      </w:rPrChange>
                    </w:rPr>
                    <w:t xml:space="preserve"> wirklich so lapidar? Ist in der aktuellen Implementierung so der Fall</w:t>
                  </w:r>
                </w:p>
              </w:tc>
              <w:tc>
                <w:tcPr>
                  <w:tcW w:w="1134" w:type="dxa"/>
                  <w:tcBorders>
                    <w:top w:val="single" w:sz="6" w:space="0" w:color="000000"/>
                    <w:bottom w:val="single" w:sz="6" w:space="0" w:color="000000"/>
                  </w:tcBorders>
                </w:tcPr>
                <w:p w:rsidR="00B453E3" w:rsidRPr="00F43973" w:rsidRDefault="00B453E3" w:rsidP="00BE483B">
                  <w:pPr>
                    <w:rPr>
                      <w:lang w:val="de-DE"/>
                      <w:rPrChange w:id="1269" w:author="Lessner, Jan" w:date="2024-12-05T11:12:00Z">
                        <w:rPr>
                          <w:lang w:val="de-DE"/>
                        </w:rPr>
                      </w:rPrChange>
                    </w:rPr>
                  </w:pPr>
                </w:p>
              </w:tc>
              <w:tc>
                <w:tcPr>
                  <w:tcW w:w="1134" w:type="dxa"/>
                  <w:tcBorders>
                    <w:top w:val="single" w:sz="6" w:space="0" w:color="000000"/>
                    <w:bottom w:val="single" w:sz="6" w:space="0" w:color="000000"/>
                  </w:tcBorders>
                </w:tcPr>
                <w:p w:rsidR="00B453E3" w:rsidRPr="00F43973" w:rsidRDefault="00713667" w:rsidP="00BE483B">
                  <w:pPr>
                    <w:pStyle w:val="Kopfzeile"/>
                    <w:tabs>
                      <w:tab w:val="clear" w:pos="4536"/>
                      <w:tab w:val="clear" w:pos="9072"/>
                    </w:tabs>
                    <w:rPr>
                      <w:lang w:val="de-DE"/>
                      <w:rPrChange w:id="1270" w:author="Lessner, Jan" w:date="2024-12-05T11:12:00Z">
                        <w:rPr>
                          <w:lang w:val="de-DE"/>
                        </w:rPr>
                      </w:rPrChange>
                    </w:rPr>
                  </w:pPr>
                  <w:ins w:id="1271" w:author="Lessner, Jan" w:date="2024-11-26T13:28:00Z">
                    <w:r w:rsidRPr="00F43973">
                      <w:rPr>
                        <w:lang w:val="de-DE"/>
                        <w:rPrChange w:id="1272" w:author="Lessner, Jan" w:date="2024-12-05T11:12:00Z">
                          <w:rPr>
                            <w:lang w:val="de-DE"/>
                          </w:rPr>
                        </w:rPrChange>
                      </w:rPr>
                      <w:t>ERL.</w:t>
                    </w:r>
                  </w:ins>
                  <w:del w:id="1273" w:author="Lessner, Jan" w:date="2024-11-26T13:28:00Z">
                    <w:r w:rsidR="00B453E3" w:rsidRPr="00F43973" w:rsidDel="00713667">
                      <w:rPr>
                        <w:lang w:val="de-DE"/>
                        <w:rPrChange w:id="1274" w:author="Lessner, Jan" w:date="2024-12-05T11:12:00Z">
                          <w:rPr>
                            <w:lang w:val="de-DE"/>
                          </w:rPr>
                        </w:rPrChange>
                      </w:rPr>
                      <w:delText>OFFEN</w:delText>
                    </w:r>
                  </w:del>
                </w:p>
              </w:tc>
            </w:tr>
            <w:tr w:rsidR="008165F0" w:rsidRPr="00F43973">
              <w:tc>
                <w:tcPr>
                  <w:tcW w:w="4868" w:type="dxa"/>
                  <w:tcBorders>
                    <w:top w:val="single" w:sz="6" w:space="0" w:color="000000"/>
                  </w:tcBorders>
                </w:tcPr>
                <w:p w:rsidR="008165F0" w:rsidRPr="00F43973" w:rsidRDefault="008165F0" w:rsidP="00BE483B">
                  <w:pPr>
                    <w:rPr>
                      <w:iCs/>
                      <w:lang w:val="de-DE"/>
                      <w:rPrChange w:id="1275" w:author="Lessner, Jan" w:date="2024-12-05T11:12:00Z">
                        <w:rPr>
                          <w:iCs/>
                          <w:lang w:val="de-DE"/>
                        </w:rPr>
                      </w:rPrChange>
                    </w:rPr>
                  </w:pPr>
                  <w:r w:rsidRPr="00F43973">
                    <w:rPr>
                      <w:iCs/>
                      <w:lang w:val="de-DE"/>
                      <w:rPrChange w:id="1276" w:author="Lessner, Jan" w:date="2024-12-05T11:12:00Z">
                        <w:rPr>
                          <w:iCs/>
                          <w:lang w:val="de-DE"/>
                        </w:rPr>
                      </w:rPrChange>
                    </w:rPr>
                    <w:t xml:space="preserve">Methode </w:t>
                  </w:r>
                  <w:proofErr w:type="spellStart"/>
                  <w:r w:rsidRPr="00F43973">
                    <w:rPr>
                      <w:iCs/>
                      <w:lang w:val="de-DE"/>
                      <w:rPrChange w:id="1277" w:author="Lessner, Jan" w:date="2024-12-05T11:12:00Z">
                        <w:rPr>
                          <w:iCs/>
                          <w:lang w:val="de-DE"/>
                        </w:rPr>
                      </w:rPrChange>
                    </w:rPr>
                    <w:t>hasNextEntry</w:t>
                  </w:r>
                  <w:proofErr w:type="spellEnd"/>
                  <w:r w:rsidRPr="00F43973">
                    <w:rPr>
                      <w:iCs/>
                      <w:lang w:val="de-DE"/>
                      <w:rPrChange w:id="1278" w:author="Lessner, Jan" w:date="2024-12-05T11:12:00Z">
                        <w:rPr>
                          <w:iCs/>
                          <w:lang w:val="de-DE"/>
                        </w:rPr>
                      </w:rPrChange>
                    </w:rPr>
                    <w:t xml:space="preserve"> durch </w:t>
                  </w:r>
                  <w:proofErr w:type="spellStart"/>
                  <w:r w:rsidRPr="00F43973">
                    <w:rPr>
                      <w:iCs/>
                      <w:lang w:val="de-DE"/>
                      <w:rPrChange w:id="1279" w:author="Lessner, Jan" w:date="2024-12-05T11:12:00Z">
                        <w:rPr>
                          <w:iCs/>
                          <w:lang w:val="de-DE"/>
                        </w:rPr>
                      </w:rPrChange>
                    </w:rPr>
                    <w:t>Returnwert</w:t>
                  </w:r>
                  <w:proofErr w:type="spellEnd"/>
                  <w:r w:rsidRPr="00F43973">
                    <w:rPr>
                      <w:iCs/>
                      <w:lang w:val="de-DE"/>
                      <w:rPrChange w:id="1280" w:author="Lessner, Jan" w:date="2024-12-05T11:12:00Z">
                        <w:rPr>
                          <w:iCs/>
                          <w:lang w:val="de-DE"/>
                        </w:rPr>
                      </w:rPrChange>
                    </w:rPr>
                    <w:t xml:space="preserve"> von </w:t>
                  </w:r>
                  <w:proofErr w:type="spellStart"/>
                  <w:r w:rsidRPr="00F43973">
                    <w:rPr>
                      <w:iCs/>
                      <w:lang w:val="de-DE"/>
                      <w:rPrChange w:id="1281" w:author="Lessner, Jan" w:date="2024-12-05T11:12:00Z">
                        <w:rPr>
                          <w:iCs/>
                          <w:lang w:val="de-DE"/>
                        </w:rPr>
                      </w:rPrChange>
                    </w:rPr>
                    <w:t>processNextEntry</w:t>
                  </w:r>
                  <w:proofErr w:type="spellEnd"/>
                  <w:r w:rsidRPr="00F43973">
                    <w:rPr>
                      <w:iCs/>
                      <w:lang w:val="de-DE"/>
                      <w:rPrChange w:id="1282" w:author="Lessner, Jan" w:date="2024-12-05T11:12:00Z">
                        <w:rPr>
                          <w:iCs/>
                          <w:lang w:val="de-DE"/>
                        </w:rPr>
                      </w:rPrChange>
                    </w:rPr>
                    <w:t xml:space="preserve"> ersetzt wegen mehrfacher Fehlverwendung. OK so?</w:t>
                  </w:r>
                </w:p>
              </w:tc>
              <w:tc>
                <w:tcPr>
                  <w:tcW w:w="1134" w:type="dxa"/>
                  <w:tcBorders>
                    <w:top w:val="single" w:sz="6" w:space="0" w:color="000000"/>
                  </w:tcBorders>
                </w:tcPr>
                <w:p w:rsidR="008165F0" w:rsidRPr="00F43973" w:rsidRDefault="008165F0" w:rsidP="00BE483B">
                  <w:pPr>
                    <w:rPr>
                      <w:lang w:val="de-DE"/>
                      <w:rPrChange w:id="1283" w:author="Lessner, Jan" w:date="2024-12-05T11:12:00Z">
                        <w:rPr>
                          <w:lang w:val="de-DE"/>
                        </w:rPr>
                      </w:rPrChange>
                    </w:rPr>
                  </w:pPr>
                </w:p>
              </w:tc>
              <w:tc>
                <w:tcPr>
                  <w:tcW w:w="1134" w:type="dxa"/>
                  <w:tcBorders>
                    <w:top w:val="single" w:sz="6" w:space="0" w:color="000000"/>
                  </w:tcBorders>
                </w:tcPr>
                <w:p w:rsidR="008165F0" w:rsidRPr="00F43973" w:rsidRDefault="00713667" w:rsidP="00BE483B">
                  <w:pPr>
                    <w:pStyle w:val="Kopfzeile"/>
                    <w:tabs>
                      <w:tab w:val="clear" w:pos="4536"/>
                      <w:tab w:val="clear" w:pos="9072"/>
                    </w:tabs>
                    <w:rPr>
                      <w:lang w:val="de-DE"/>
                      <w:rPrChange w:id="1284" w:author="Lessner, Jan" w:date="2024-12-05T11:12:00Z">
                        <w:rPr>
                          <w:lang w:val="de-DE"/>
                        </w:rPr>
                      </w:rPrChange>
                    </w:rPr>
                  </w:pPr>
                  <w:ins w:id="1285" w:author="Lessner, Jan" w:date="2024-11-26T13:28:00Z">
                    <w:r w:rsidRPr="00F43973">
                      <w:rPr>
                        <w:lang w:val="de-DE"/>
                        <w:rPrChange w:id="1286" w:author="Lessner, Jan" w:date="2024-12-05T11:12:00Z">
                          <w:rPr>
                            <w:lang w:val="de-DE"/>
                          </w:rPr>
                        </w:rPrChange>
                      </w:rPr>
                      <w:t>ERL.</w:t>
                    </w:r>
                  </w:ins>
                  <w:del w:id="1287" w:author="Lessner, Jan" w:date="2024-11-26T13:28:00Z">
                    <w:r w:rsidR="008165F0" w:rsidRPr="00F43973" w:rsidDel="00713667">
                      <w:rPr>
                        <w:lang w:val="de-DE"/>
                        <w:rPrChange w:id="1288" w:author="Lessner, Jan" w:date="2024-12-05T11:12:00Z">
                          <w:rPr>
                            <w:lang w:val="de-DE"/>
                          </w:rPr>
                        </w:rPrChange>
                      </w:rPr>
                      <w:delText>OFFEN</w:delText>
                    </w:r>
                  </w:del>
                </w:p>
              </w:tc>
            </w:tr>
          </w:tbl>
          <w:p w:rsidR="00BE483B" w:rsidRPr="00F43973" w:rsidRDefault="00BE483B" w:rsidP="00BE483B">
            <w:pPr>
              <w:rPr>
                <w:lang w:val="de-DE"/>
                <w:rPrChange w:id="1289" w:author="Lessner, Jan" w:date="2024-12-05T11:12:00Z">
                  <w:rPr>
                    <w:lang w:val="de-DE"/>
                  </w:rPr>
                </w:rPrChange>
              </w:rPr>
            </w:pPr>
          </w:p>
        </w:tc>
      </w:tr>
      <w:tr w:rsidR="00BE483B" w:rsidRPr="00F43973" w:rsidTr="00435242">
        <w:trPr>
          <w:cantSplit/>
        </w:trPr>
        <w:tc>
          <w:tcPr>
            <w:tcW w:w="2410" w:type="dxa"/>
            <w:gridSpan w:val="2"/>
            <w:shd w:val="pct12" w:color="auto" w:fill="FFFFFF"/>
          </w:tcPr>
          <w:p w:rsidR="00BE483B" w:rsidRPr="00F43973" w:rsidRDefault="00BE483B" w:rsidP="00BE483B">
            <w:pPr>
              <w:rPr>
                <w:b/>
                <w:lang w:val="de-DE"/>
                <w:rPrChange w:id="1290" w:author="Lessner, Jan" w:date="2024-12-05T11:12:00Z">
                  <w:rPr>
                    <w:b/>
                    <w:lang w:val="de-DE"/>
                  </w:rPr>
                </w:rPrChange>
              </w:rPr>
            </w:pPr>
            <w:r w:rsidRPr="00F43973">
              <w:rPr>
                <w:b/>
                <w:lang w:val="de-DE"/>
                <w:rPrChange w:id="1291" w:author="Lessner, Jan" w:date="2024-12-05T11:12:00Z">
                  <w:rPr>
                    <w:b/>
                    <w:lang w:val="de-DE"/>
                  </w:rPr>
                </w:rPrChange>
              </w:rPr>
              <w:lastRenderedPageBreak/>
              <w:t>Bemerkungen</w:t>
            </w:r>
          </w:p>
        </w:tc>
        <w:tc>
          <w:tcPr>
            <w:tcW w:w="7438" w:type="dxa"/>
            <w:gridSpan w:val="2"/>
          </w:tcPr>
          <w:p w:rsidR="00426E51" w:rsidRPr="00F43973" w:rsidRDefault="00713667">
            <w:pPr>
              <w:rPr>
                <w:lang w:val="de-DE"/>
                <w:rPrChange w:id="1292" w:author="Lessner, Jan" w:date="2024-12-05T11:12:00Z">
                  <w:rPr>
                    <w:lang w:val="de-DE"/>
                  </w:rPr>
                </w:rPrChange>
              </w:rPr>
            </w:pPr>
            <w:ins w:id="1293" w:author="Lessner, Jan" w:date="2024-11-26T13:28:00Z">
              <w:r w:rsidRPr="00F43973">
                <w:rPr>
                  <w:iCs/>
                  <w:lang w:val="de-DE"/>
                  <w:rPrChange w:id="1294" w:author="Lessner, Jan" w:date="2024-12-05T11:12:00Z">
                    <w:rPr>
                      <w:iCs/>
                      <w:lang w:val="de-DE"/>
                    </w:rPr>
                  </w:rPrChange>
                </w:rPr>
                <w:t xml:space="preserve">Landet ein </w:t>
              </w:r>
            </w:ins>
            <w:ins w:id="1295" w:author="Lessner, Jan" w:date="2024-11-26T13:29:00Z">
              <w:r w:rsidRPr="00F43973">
                <w:rPr>
                  <w:iCs/>
                  <w:lang w:val="de-DE"/>
                  <w:rPrChange w:id="1296" w:author="Lessner, Jan" w:date="2024-12-05T11:12:00Z">
                    <w:rPr>
                      <w:iCs/>
                      <w:lang w:val="de-DE"/>
                    </w:rPr>
                  </w:rPrChange>
                </w:rPr>
                <w:t xml:space="preserve">Task durch Verletzung des Zeitfensters im Schritt </w:t>
              </w:r>
            </w:ins>
            <w:ins w:id="1297" w:author="Lessner, Jan" w:date="2024-11-26T13:28:00Z">
              <w:r w:rsidRPr="00F43973">
                <w:rPr>
                  <w:iCs/>
                  <w:lang w:val="de-DE"/>
                  <w:rPrChange w:id="1298" w:author="Lessner, Jan" w:date="2024-12-05T11:12:00Z">
                    <w:rPr>
                      <w:iCs/>
                      <w:lang w:val="de-DE"/>
                    </w:rPr>
                  </w:rPrChange>
                </w:rPr>
                <w:fldChar w:fldCharType="begin"/>
              </w:r>
              <w:r w:rsidRPr="00F43973">
                <w:rPr>
                  <w:iCs/>
                  <w:lang w:val="de-DE"/>
                  <w:rPrChange w:id="1299" w:author="Lessner, Jan" w:date="2024-12-05T11:12:00Z">
                    <w:rPr>
                      <w:iCs/>
                      <w:lang w:val="de-DE"/>
                    </w:rPr>
                  </w:rPrChange>
                </w:rPr>
                <w:instrText xml:space="preserve"> REF _Ref183187956 \r \h </w:instrText>
              </w:r>
            </w:ins>
            <w:r w:rsidRPr="00F43973">
              <w:rPr>
                <w:iCs/>
                <w:lang w:val="de-DE"/>
                <w:rPrChange w:id="1300" w:author="Lessner, Jan" w:date="2024-12-05T11:12:00Z">
                  <w:rPr>
                    <w:iCs/>
                    <w:highlight w:val="yellow"/>
                    <w:lang w:val="de-DE"/>
                  </w:rPr>
                </w:rPrChange>
              </w:rPr>
              <w:instrText xml:space="preserve"> \* MERGEFORMAT </w:instrText>
            </w:r>
            <w:r w:rsidRPr="00F43973">
              <w:rPr>
                <w:iCs/>
                <w:lang w:val="de-DE"/>
                <w:rPrChange w:id="1301" w:author="Lessner, Jan" w:date="2024-12-05T11:12:00Z">
                  <w:rPr>
                    <w:iCs/>
                    <w:highlight w:val="yellow"/>
                    <w:lang w:val="de-DE"/>
                  </w:rPr>
                </w:rPrChange>
              </w:rPr>
            </w:r>
            <w:ins w:id="1302" w:author="Lessner, Jan" w:date="2024-11-26T13:28:00Z">
              <w:r w:rsidRPr="00F43973">
                <w:rPr>
                  <w:iCs/>
                  <w:lang w:val="de-DE"/>
                  <w:rPrChange w:id="1303" w:author="Lessner, Jan" w:date="2024-12-05T11:12:00Z">
                    <w:rPr>
                      <w:iCs/>
                      <w:lang w:val="de-DE"/>
                    </w:rPr>
                  </w:rPrChange>
                </w:rPr>
                <w:fldChar w:fldCharType="separate"/>
              </w:r>
              <w:r w:rsidRPr="00F43973">
                <w:rPr>
                  <w:iCs/>
                  <w:lang w:val="de-DE"/>
                  <w:rPrChange w:id="1304" w:author="Lessner, Jan" w:date="2024-12-05T11:12:00Z">
                    <w:rPr>
                      <w:iCs/>
                      <w:lang w:val="de-DE"/>
                    </w:rPr>
                  </w:rPrChange>
                </w:rPr>
                <w:t>2.8.2</w:t>
              </w:r>
              <w:r w:rsidRPr="00F43973">
                <w:rPr>
                  <w:iCs/>
                  <w:lang w:val="de-DE"/>
                  <w:rPrChange w:id="1305" w:author="Lessner, Jan" w:date="2024-12-05T11:12:00Z">
                    <w:rPr>
                      <w:iCs/>
                      <w:lang w:val="de-DE"/>
                    </w:rPr>
                  </w:rPrChange>
                </w:rPr>
                <w:fldChar w:fldCharType="end"/>
              </w:r>
            </w:ins>
            <w:ins w:id="1306" w:author="Lessner, Jan" w:date="2024-11-26T13:29:00Z">
              <w:r w:rsidRPr="00F43973">
                <w:rPr>
                  <w:iCs/>
                  <w:lang w:val="de-DE"/>
                  <w:rPrChange w:id="1307" w:author="Lessner, Jan" w:date="2024-12-05T11:12:00Z">
                    <w:rPr>
                      <w:iCs/>
                      <w:lang w:val="de-DE"/>
                    </w:rPr>
                  </w:rPrChange>
                </w:rPr>
                <w:t xml:space="preserve">, </w:t>
              </w:r>
            </w:ins>
            <w:ins w:id="1308" w:author="Lessner, Jan" w:date="2024-11-26T13:30:00Z">
              <w:r w:rsidRPr="00F43973">
                <w:rPr>
                  <w:iCs/>
                  <w:lang w:val="de-DE"/>
                  <w:rPrChange w:id="1309" w:author="Lessner, Jan" w:date="2024-12-05T11:12:00Z">
                    <w:rPr>
                      <w:iCs/>
                      <w:lang w:val="de-DE"/>
                    </w:rPr>
                  </w:rPrChange>
                </w:rPr>
                <w:t>laufen</w:t>
              </w:r>
            </w:ins>
            <w:ins w:id="1310" w:author="Lessner, Jan" w:date="2024-11-26T13:28:00Z">
              <w:r w:rsidRPr="00F43973">
                <w:rPr>
                  <w:iCs/>
                  <w:lang w:val="de-DE"/>
                  <w:rPrChange w:id="1311" w:author="Lessner, Jan" w:date="2024-12-05T11:12:00Z">
                    <w:rPr>
                      <w:iCs/>
                      <w:lang w:val="de-DE"/>
                    </w:rPr>
                  </w:rPrChange>
                </w:rPr>
                <w:t xml:space="preserve"> Startversuche für nachfolgend konfigurierte Tasks </w:t>
              </w:r>
            </w:ins>
            <w:ins w:id="1312" w:author="Lessner, Jan" w:date="2024-11-26T13:31:00Z">
              <w:r w:rsidRPr="00F43973">
                <w:rPr>
                  <w:iCs/>
                  <w:lang w:val="de-DE"/>
                  <w:rPrChange w:id="1313" w:author="Lessner, Jan" w:date="2024-12-05T11:12:00Z">
                    <w:rPr>
                      <w:iCs/>
                      <w:highlight w:val="yellow"/>
                      <w:lang w:val="de-DE"/>
                    </w:rPr>
                  </w:rPrChange>
                </w:rPr>
                <w:t xml:space="preserve">natürlich </w:t>
              </w:r>
            </w:ins>
            <w:ins w:id="1314" w:author="Lessner, Jan" w:date="2024-11-26T13:28:00Z">
              <w:r w:rsidRPr="00F43973">
                <w:rPr>
                  <w:iCs/>
                  <w:lang w:val="de-DE"/>
                  <w:rPrChange w:id="1315" w:author="Lessner, Jan" w:date="2024-12-05T11:12:00Z">
                    <w:rPr>
                      <w:iCs/>
                      <w:lang w:val="de-DE"/>
                    </w:rPr>
                  </w:rPrChange>
                </w:rPr>
                <w:t xml:space="preserve">zwangsläufig </w:t>
              </w:r>
            </w:ins>
            <w:ins w:id="1316" w:author="Lessner, Jan" w:date="2024-11-26T13:30:00Z">
              <w:r w:rsidRPr="00F43973">
                <w:rPr>
                  <w:iCs/>
                  <w:lang w:val="de-DE"/>
                  <w:rPrChange w:id="1317" w:author="Lessner, Jan" w:date="2024-12-05T11:12:00Z">
                    <w:rPr>
                      <w:iCs/>
                      <w:lang w:val="de-DE"/>
                    </w:rPr>
                  </w:rPrChange>
                </w:rPr>
                <w:t>in den gleichen Fehler</w:t>
              </w:r>
            </w:ins>
            <w:ins w:id="1318" w:author="Lessner, Jan" w:date="2024-11-26T13:28:00Z">
              <w:r w:rsidRPr="00F43973">
                <w:rPr>
                  <w:iCs/>
                  <w:lang w:val="de-DE"/>
                  <w:rPrChange w:id="1319" w:author="Lessner, Jan" w:date="2024-12-05T11:12:00Z">
                    <w:rPr>
                      <w:iCs/>
                      <w:lang w:val="de-DE"/>
                    </w:rPr>
                  </w:rPrChange>
                </w:rPr>
                <w:t xml:space="preserve">. </w:t>
              </w:r>
            </w:ins>
            <w:ins w:id="1320" w:author="Lessner, Jan" w:date="2024-11-26T13:30:00Z">
              <w:r w:rsidRPr="00F43973">
                <w:rPr>
                  <w:iCs/>
                  <w:lang w:val="de-DE"/>
                  <w:rPrChange w:id="1321" w:author="Lessner, Jan" w:date="2024-12-05T11:12:00Z">
                    <w:rPr>
                      <w:iCs/>
                      <w:lang w:val="de-DE"/>
                    </w:rPr>
                  </w:rPrChange>
                </w:rPr>
                <w:t xml:space="preserve">Das wird bewusst </w:t>
              </w:r>
              <w:r w:rsidRPr="00F43973">
                <w:rPr>
                  <w:i/>
                  <w:iCs/>
                  <w:lang w:val="de-DE"/>
                  <w:rPrChange w:id="1322" w:author="Lessner, Jan" w:date="2024-12-05T11:12:00Z">
                    <w:rPr>
                      <w:iCs/>
                      <w:lang w:val="de-DE"/>
                    </w:rPr>
                  </w:rPrChange>
                </w:rPr>
                <w:t>nicht</w:t>
              </w:r>
              <w:r w:rsidRPr="00F43973">
                <w:rPr>
                  <w:iCs/>
                  <w:lang w:val="de-DE"/>
                  <w:rPrChange w:id="1323" w:author="Lessner, Jan" w:date="2024-12-05T11:12:00Z">
                    <w:rPr>
                      <w:iCs/>
                      <w:lang w:val="de-DE"/>
                    </w:rPr>
                  </w:rPrChange>
                </w:rPr>
                <w:t xml:space="preserve"> verhindert, um ein vollständiges </w:t>
              </w:r>
              <w:proofErr w:type="spellStart"/>
              <w:r w:rsidRPr="00F43973">
                <w:rPr>
                  <w:iCs/>
                  <w:lang w:val="de-DE"/>
                  <w:rPrChange w:id="1324" w:author="Lessner, Jan" w:date="2024-12-05T11:12:00Z">
                    <w:rPr>
                      <w:iCs/>
                      <w:lang w:val="de-DE"/>
                    </w:rPr>
                  </w:rPrChange>
                </w:rPr>
                <w:t>Logging</w:t>
              </w:r>
              <w:proofErr w:type="spellEnd"/>
              <w:r w:rsidRPr="00F43973">
                <w:rPr>
                  <w:iCs/>
                  <w:lang w:val="de-DE"/>
                  <w:rPrChange w:id="1325" w:author="Lessner, Jan" w:date="2024-12-05T11:12:00Z">
                    <w:rPr>
                      <w:iCs/>
                      <w:lang w:val="de-DE"/>
                    </w:rPr>
                  </w:rPrChange>
                </w:rPr>
                <w:t xml:space="preserve"> </w:t>
              </w:r>
            </w:ins>
            <w:ins w:id="1326" w:author="Lessner, Jan" w:date="2024-11-26T13:31:00Z">
              <w:r w:rsidRPr="00F43973">
                <w:rPr>
                  <w:iCs/>
                  <w:lang w:val="de-DE"/>
                  <w:rPrChange w:id="1327" w:author="Lessner, Jan" w:date="2024-12-05T11:12:00Z">
                    <w:rPr>
                      <w:iCs/>
                      <w:highlight w:val="yellow"/>
                      <w:lang w:val="de-DE"/>
                    </w:rPr>
                  </w:rPrChange>
                </w:rPr>
                <w:t>über</w:t>
              </w:r>
            </w:ins>
            <w:ins w:id="1328" w:author="Lessner, Jan" w:date="2024-11-26T13:30:00Z">
              <w:r w:rsidRPr="00F43973">
                <w:rPr>
                  <w:iCs/>
                  <w:lang w:val="de-DE"/>
                  <w:rPrChange w:id="1329" w:author="Lessner, Jan" w:date="2024-12-05T11:12:00Z">
                    <w:rPr>
                      <w:iCs/>
                      <w:lang w:val="de-DE"/>
                    </w:rPr>
                  </w:rPrChange>
                </w:rPr>
                <w:t xml:space="preserve"> alle Konfigurationen</w:t>
              </w:r>
            </w:ins>
            <w:ins w:id="1330" w:author="Lessner, Jan" w:date="2024-11-26T13:31:00Z">
              <w:r w:rsidRPr="00F43973">
                <w:rPr>
                  <w:iCs/>
                  <w:lang w:val="de-DE"/>
                  <w:rPrChange w:id="1331" w:author="Lessner, Jan" w:date="2024-12-05T11:12:00Z">
                    <w:rPr>
                      <w:iCs/>
                      <w:lang w:val="de-DE"/>
                    </w:rPr>
                  </w:rPrChange>
                </w:rPr>
                <w:t xml:space="preserve"> zu erhalten.</w:t>
              </w:r>
            </w:ins>
          </w:p>
        </w:tc>
      </w:tr>
      <w:tr w:rsidR="00BE483B" w:rsidRPr="00F43973" w:rsidTr="00435242">
        <w:trPr>
          <w:cantSplit/>
        </w:trPr>
        <w:tc>
          <w:tcPr>
            <w:tcW w:w="2410" w:type="dxa"/>
            <w:gridSpan w:val="2"/>
            <w:shd w:val="pct12" w:color="auto" w:fill="FFFFFF"/>
          </w:tcPr>
          <w:p w:rsidR="00BE483B" w:rsidRPr="00F43973" w:rsidRDefault="00BE483B" w:rsidP="00BE483B">
            <w:pPr>
              <w:rPr>
                <w:b/>
                <w:lang w:val="de-DE"/>
                <w:rPrChange w:id="1332" w:author="Lessner, Jan" w:date="2024-12-05T11:12:00Z">
                  <w:rPr>
                    <w:b/>
                    <w:lang w:val="de-DE"/>
                  </w:rPr>
                </w:rPrChange>
              </w:rPr>
            </w:pPr>
            <w:r w:rsidRPr="00F43973">
              <w:rPr>
                <w:b/>
                <w:lang w:val="de-DE"/>
                <w:rPrChange w:id="1333" w:author="Lessner, Jan" w:date="2024-12-05T11:12:00Z">
                  <w:rPr>
                    <w:b/>
                    <w:lang w:val="de-DE"/>
                  </w:rPr>
                </w:rPrChange>
              </w:rPr>
              <w:t>Testfälle</w:t>
            </w:r>
          </w:p>
        </w:tc>
        <w:tc>
          <w:tcPr>
            <w:tcW w:w="7438" w:type="dxa"/>
            <w:gridSpan w:val="2"/>
          </w:tcPr>
          <w:p w:rsidR="00BE483B" w:rsidRPr="00F43973" w:rsidRDefault="00BE483B" w:rsidP="00BE483B">
            <w:pPr>
              <w:rPr>
                <w:rFonts w:ascii="Segoe UI" w:hAnsi="Segoe UI" w:cs="Segoe UI"/>
                <w:color w:val="172B4D"/>
                <w:sz w:val="21"/>
                <w:szCs w:val="21"/>
                <w:lang w:val="de-DE"/>
                <w:rPrChange w:id="1334" w:author="Lessner, Jan" w:date="2024-12-05T11:12:00Z">
                  <w:rPr>
                    <w:rFonts w:ascii="Segoe UI" w:hAnsi="Segoe UI" w:cs="Segoe UI"/>
                    <w:color w:val="172B4D"/>
                    <w:sz w:val="21"/>
                    <w:szCs w:val="21"/>
                    <w:lang w:val="de-DE"/>
                  </w:rPr>
                </w:rPrChange>
              </w:rPr>
            </w:pPr>
          </w:p>
        </w:tc>
      </w:tr>
      <w:tr w:rsidR="00BE483B" w:rsidRPr="001D3615" w:rsidTr="00435242">
        <w:trPr>
          <w:cantSplit/>
        </w:trPr>
        <w:tc>
          <w:tcPr>
            <w:tcW w:w="2410" w:type="dxa"/>
            <w:gridSpan w:val="2"/>
            <w:shd w:val="pct12" w:color="auto" w:fill="FFFFFF"/>
          </w:tcPr>
          <w:p w:rsidR="00BE483B" w:rsidRPr="00057A5A" w:rsidRDefault="00BE483B" w:rsidP="00BE483B">
            <w:pPr>
              <w:rPr>
                <w:b/>
                <w:lang w:val="de-DE"/>
              </w:rPr>
            </w:pPr>
            <w:r w:rsidRPr="00F43973">
              <w:rPr>
                <w:b/>
                <w:lang w:val="de-DE"/>
                <w:rPrChange w:id="1335" w:author="Lessner, Jan" w:date="2024-12-05T11:12:00Z">
                  <w:rPr>
                    <w:b/>
                    <w:lang w:val="de-DE"/>
                  </w:rPr>
                </w:rPrChange>
              </w:rPr>
              <w:t>Design-Anmerkungen</w:t>
            </w:r>
          </w:p>
        </w:tc>
        <w:tc>
          <w:tcPr>
            <w:tcW w:w="7438" w:type="dxa"/>
            <w:gridSpan w:val="2"/>
          </w:tcPr>
          <w:p w:rsidR="00BE483B" w:rsidRDefault="00BE483B" w:rsidP="00BE483B">
            <w:pPr>
              <w:rPr>
                <w:lang w:val="de-DE"/>
              </w:rPr>
            </w:pPr>
          </w:p>
        </w:tc>
      </w:tr>
    </w:tbl>
    <w:p w:rsidR="009B2791" w:rsidRDefault="009B2791">
      <w:pPr>
        <w:rPr>
          <w:lang w:val="de-DE"/>
        </w:rPr>
      </w:pPr>
    </w:p>
    <w:p w:rsidR="00935F21" w:rsidRDefault="00935F21">
      <w:pPr>
        <w:rPr>
          <w:lang w:val="de-DE"/>
        </w:rPr>
      </w:pPr>
      <w:r>
        <w:rPr>
          <w:lang w:val="de-DE"/>
        </w:rPr>
        <w:br w:type="page"/>
      </w:r>
    </w:p>
    <w:p w:rsidR="008E486E" w:rsidRDefault="008E486E" w:rsidP="008E486E">
      <w:pPr>
        <w:rPr>
          <w:sz w:val="28"/>
          <w:szCs w:val="28"/>
          <w:lang w:val="de-DE"/>
        </w:rPr>
        <w:sectPr w:rsidR="008E486E">
          <w:headerReference w:type="default" r:id="rId8"/>
          <w:pgSz w:w="11906" w:h="16838"/>
          <w:pgMar w:top="1418" w:right="709" w:bottom="851" w:left="1418" w:header="720" w:footer="567" w:gutter="0"/>
          <w:cols w:space="720"/>
        </w:sectPr>
      </w:pPr>
    </w:p>
    <w:p w:rsidR="008E486E" w:rsidRDefault="007216E0" w:rsidP="00CF7E4C">
      <w:pPr>
        <w:pStyle w:val="berschrift"/>
        <w:rPr>
          <w:szCs w:val="28"/>
          <w:lang w:val="de-DE"/>
        </w:rPr>
      </w:pPr>
      <w:r>
        <w:rPr>
          <w:lang w:val="de-DE"/>
        </w:rPr>
        <w:lastRenderedPageBreak/>
        <w:t>Domänen</w:t>
      </w:r>
      <w:r w:rsidR="008E486E" w:rsidRPr="00CF7E4C">
        <w:rPr>
          <w:lang w:val="de-DE"/>
        </w:rPr>
        <w:t>klassenmodell</w:t>
      </w:r>
    </w:p>
    <w:p w:rsidR="00366733" w:rsidRPr="00A5231C" w:rsidRDefault="00AE348A" w:rsidP="001F3FF8">
      <w:pPr>
        <w:rPr>
          <w:b/>
          <w:sz w:val="28"/>
          <w:szCs w:val="28"/>
          <w:lang w:val="de-DE"/>
        </w:rPr>
      </w:pPr>
      <w:ins w:id="1338" w:author="Lessner, Jan" w:date="2024-12-05T09:41:00Z">
        <w:r>
          <w:rPr>
            <w:noProof/>
          </w:rPr>
          <w:drawing>
            <wp:inline distT="0" distB="0" distL="0" distR="0" wp14:anchorId="58BD513E" wp14:editId="6B75FC5E">
              <wp:extent cx="7053943" cy="5482912"/>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58276" cy="5486280"/>
                      </a:xfrm>
                      <a:prstGeom prst="rect">
                        <a:avLst/>
                      </a:prstGeom>
                    </pic:spPr>
                  </pic:pic>
                </a:graphicData>
              </a:graphic>
            </wp:inline>
          </w:drawing>
        </w:r>
      </w:ins>
    </w:p>
    <w:sectPr w:rsidR="00366733" w:rsidRPr="00A5231C" w:rsidSect="008E486E">
      <w:pgSz w:w="16838" w:h="11906" w:orient="landscape"/>
      <w:pgMar w:top="1418" w:right="1418" w:bottom="709" w:left="851" w:header="72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4624" w:rsidRDefault="00DE4624">
      <w:r>
        <w:separator/>
      </w:r>
    </w:p>
  </w:endnote>
  <w:endnote w:type="continuationSeparator" w:id="0">
    <w:p w:rsidR="00DE4624" w:rsidRDefault="00DE4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4624" w:rsidRDefault="00DE4624">
      <w:r>
        <w:separator/>
      </w:r>
    </w:p>
  </w:footnote>
  <w:footnote w:type="continuationSeparator" w:id="0">
    <w:p w:rsidR="00DE4624" w:rsidRDefault="00DE4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81"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00"/>
      <w:gridCol w:w="3345"/>
      <w:gridCol w:w="1276"/>
      <w:gridCol w:w="1417"/>
      <w:gridCol w:w="1843"/>
    </w:tblGrid>
    <w:tr w:rsidR="00F43973" w:rsidRPr="00E2555F" w:rsidTr="00C421A6">
      <w:trPr>
        <w:cantSplit/>
      </w:trPr>
      <w:tc>
        <w:tcPr>
          <w:tcW w:w="1900" w:type="dxa"/>
        </w:tcPr>
        <w:p w:rsidR="00F43973" w:rsidRDefault="00F43973">
          <w:pPr>
            <w:pStyle w:val="Kopfzeile"/>
            <w:rPr>
              <w:lang w:val="de-DE"/>
            </w:rPr>
          </w:pPr>
        </w:p>
      </w:tc>
      <w:tc>
        <w:tcPr>
          <w:tcW w:w="3345" w:type="dxa"/>
        </w:tcPr>
        <w:p w:rsidR="00F43973" w:rsidRDefault="00F43973">
          <w:pPr>
            <w:pStyle w:val="Kopfzeile"/>
            <w:rPr>
              <w:sz w:val="12"/>
              <w:lang w:val="de-DE"/>
            </w:rPr>
          </w:pPr>
          <w:r>
            <w:rPr>
              <w:sz w:val="16"/>
              <w:lang w:val="de-DE"/>
            </w:rPr>
            <w:t>Autor:</w:t>
          </w:r>
        </w:p>
        <w:p w:rsidR="00F43973" w:rsidRDefault="00F43973">
          <w:pPr>
            <w:pStyle w:val="Kopfzeile"/>
            <w:rPr>
              <w:lang w:val="de-DE"/>
            </w:rPr>
          </w:pPr>
          <w:r>
            <w:rPr>
              <w:lang w:val="de-DE"/>
            </w:rPr>
            <w:fldChar w:fldCharType="begin"/>
          </w:r>
          <w:r>
            <w:rPr>
              <w:lang w:val="de-DE"/>
            </w:rPr>
            <w:instrText xml:space="preserve"> AUTHOR  \* MERGEFORMAT </w:instrText>
          </w:r>
          <w:r>
            <w:rPr>
              <w:lang w:val="de-DE"/>
            </w:rPr>
            <w:fldChar w:fldCharType="separate"/>
          </w:r>
          <w:r>
            <w:rPr>
              <w:noProof/>
              <w:lang w:val="de-DE"/>
            </w:rPr>
            <w:t>Lessner, Jan</w:t>
          </w:r>
          <w:r>
            <w:rPr>
              <w:lang w:val="de-DE"/>
            </w:rPr>
            <w:fldChar w:fldCharType="end"/>
          </w:r>
        </w:p>
      </w:tc>
      <w:tc>
        <w:tcPr>
          <w:tcW w:w="4536" w:type="dxa"/>
          <w:gridSpan w:val="3"/>
        </w:tcPr>
        <w:p w:rsidR="00F43973" w:rsidRDefault="00F43973">
          <w:pPr>
            <w:pStyle w:val="Kopfzeile"/>
            <w:rPr>
              <w:lang w:val="de-DE"/>
            </w:rPr>
          </w:pPr>
          <w:r>
            <w:rPr>
              <w:sz w:val="16"/>
              <w:lang w:val="de-DE"/>
            </w:rPr>
            <w:t>Titel:</w:t>
          </w:r>
        </w:p>
        <w:p w:rsidR="00F43973" w:rsidRPr="008826C0" w:rsidRDefault="00F43973">
          <w:pPr>
            <w:pStyle w:val="Kopfzeile"/>
            <w:rPr>
              <w:lang w:val="de-DE"/>
            </w:rPr>
          </w:pPr>
          <w:r>
            <w:fldChar w:fldCharType="begin"/>
          </w:r>
          <w:r w:rsidRPr="008826C0">
            <w:rPr>
              <w:lang w:val="de-DE"/>
            </w:rPr>
            <w:instrText xml:space="preserve"> TITLE  \* MERGEFORMAT </w:instrText>
          </w:r>
          <w:r>
            <w:fldChar w:fldCharType="separate"/>
          </w:r>
          <w:proofErr w:type="spellStart"/>
          <w:r>
            <w:rPr>
              <w:lang w:val="de-DE"/>
            </w:rPr>
            <w:t>Maintenancetasks</w:t>
          </w:r>
          <w:proofErr w:type="spellEnd"/>
          <w:r>
            <w:rPr>
              <w:lang w:val="de-DE"/>
            </w:rPr>
            <w:t xml:space="preserve"> ausführen</w:t>
          </w:r>
          <w:r>
            <w:fldChar w:fldCharType="end"/>
          </w:r>
        </w:p>
      </w:tc>
    </w:tr>
    <w:tr w:rsidR="00F43973" w:rsidTr="00C421A6">
      <w:trPr>
        <w:cantSplit/>
      </w:trPr>
      <w:tc>
        <w:tcPr>
          <w:tcW w:w="5245" w:type="dxa"/>
          <w:gridSpan w:val="2"/>
        </w:tcPr>
        <w:p w:rsidR="00F43973" w:rsidRDefault="00F43973">
          <w:pPr>
            <w:pStyle w:val="Kopfzeile"/>
            <w:rPr>
              <w:sz w:val="16"/>
              <w:lang w:val="de-DE"/>
            </w:rPr>
          </w:pPr>
          <w:r>
            <w:rPr>
              <w:sz w:val="16"/>
              <w:lang w:val="de-DE"/>
            </w:rPr>
            <w:t xml:space="preserve">Identifikation: </w:t>
          </w:r>
          <w:r>
            <w:rPr>
              <w:sz w:val="16"/>
              <w:lang w:val="de-DE"/>
            </w:rPr>
            <w:fldChar w:fldCharType="begin"/>
          </w:r>
          <w:r>
            <w:rPr>
              <w:sz w:val="16"/>
              <w:lang w:val="de-DE"/>
            </w:rPr>
            <w:instrText xml:space="preserve"> FILENAME  \* MERGEFORMAT </w:instrText>
          </w:r>
          <w:r>
            <w:rPr>
              <w:sz w:val="16"/>
              <w:lang w:val="de-DE"/>
            </w:rPr>
            <w:fldChar w:fldCharType="separate"/>
          </w:r>
          <w:r>
            <w:rPr>
              <w:noProof/>
              <w:sz w:val="16"/>
              <w:lang w:val="de-DE"/>
            </w:rPr>
            <w:t>UC-701 Maintenancetasks ausführen.docx</w:t>
          </w:r>
          <w:r>
            <w:rPr>
              <w:sz w:val="16"/>
              <w:lang w:val="de-DE"/>
            </w:rPr>
            <w:fldChar w:fldCharType="end"/>
          </w:r>
        </w:p>
      </w:tc>
      <w:tc>
        <w:tcPr>
          <w:tcW w:w="1276" w:type="dxa"/>
        </w:tcPr>
        <w:p w:rsidR="00F43973" w:rsidRDefault="00F43973">
          <w:pPr>
            <w:pStyle w:val="Kopfzeile"/>
            <w:rPr>
              <w:sz w:val="16"/>
              <w:lang w:val="de-DE"/>
            </w:rPr>
          </w:pPr>
          <w:r>
            <w:rPr>
              <w:sz w:val="16"/>
              <w:lang w:val="de-DE"/>
            </w:rPr>
            <w:fldChar w:fldCharType="begin"/>
          </w:r>
          <w:r>
            <w:rPr>
              <w:sz w:val="16"/>
              <w:lang w:val="de-DE"/>
            </w:rPr>
            <w:instrText xml:space="preserve"> SAVEDATE  \@ "dd.MM.yyyy"  \* MERGEFORMAT </w:instrText>
          </w:r>
          <w:r>
            <w:rPr>
              <w:sz w:val="16"/>
              <w:lang w:val="de-DE"/>
            </w:rPr>
            <w:fldChar w:fldCharType="separate"/>
          </w:r>
          <w:ins w:id="1336" w:author="Lessner, Jan" w:date="2024-12-05T09:39:00Z">
            <w:r>
              <w:rPr>
                <w:noProof/>
                <w:sz w:val="16"/>
                <w:lang w:val="de-DE"/>
              </w:rPr>
              <w:t>26.11.2024</w:t>
            </w:r>
          </w:ins>
          <w:del w:id="1337" w:author="Lessner, Jan" w:date="2024-11-26T14:30:00Z">
            <w:r w:rsidDel="00EC109C">
              <w:rPr>
                <w:noProof/>
                <w:sz w:val="16"/>
                <w:lang w:val="de-DE"/>
              </w:rPr>
              <w:delText>25.11.2024</w:delText>
            </w:r>
          </w:del>
          <w:r>
            <w:rPr>
              <w:sz w:val="16"/>
              <w:lang w:val="de-DE"/>
            </w:rPr>
            <w:fldChar w:fldCharType="end"/>
          </w:r>
        </w:p>
      </w:tc>
      <w:tc>
        <w:tcPr>
          <w:tcW w:w="1417" w:type="dxa"/>
          <w:vAlign w:val="center"/>
        </w:tcPr>
        <w:p w:rsidR="00F43973" w:rsidRDefault="00F43973">
          <w:pPr>
            <w:pStyle w:val="Kopfzeile"/>
            <w:contextualSpacing/>
            <w:rPr>
              <w:sz w:val="16"/>
              <w:lang w:val="de-DE"/>
            </w:rPr>
          </w:pPr>
          <w:r>
            <w:rPr>
              <w:sz w:val="16"/>
              <w:lang w:val="de-DE"/>
            </w:rPr>
            <w:t xml:space="preserve">Seite: </w:t>
          </w:r>
          <w:r>
            <w:rPr>
              <w:sz w:val="16"/>
              <w:lang w:val="de-DE"/>
            </w:rPr>
            <w:fldChar w:fldCharType="begin"/>
          </w:r>
          <w:r>
            <w:rPr>
              <w:sz w:val="16"/>
              <w:lang w:val="de-DE"/>
            </w:rPr>
            <w:instrText xml:space="preserve"> PAGE </w:instrText>
          </w:r>
          <w:r>
            <w:rPr>
              <w:sz w:val="16"/>
              <w:lang w:val="de-DE"/>
            </w:rPr>
            <w:fldChar w:fldCharType="separate"/>
          </w:r>
          <w:r>
            <w:rPr>
              <w:noProof/>
              <w:sz w:val="16"/>
              <w:lang w:val="de-DE"/>
            </w:rPr>
            <w:t>1</w:t>
          </w:r>
          <w:r>
            <w:rPr>
              <w:sz w:val="16"/>
              <w:lang w:val="de-DE"/>
            </w:rPr>
            <w:fldChar w:fldCharType="end"/>
          </w:r>
        </w:p>
      </w:tc>
      <w:tc>
        <w:tcPr>
          <w:tcW w:w="1843" w:type="dxa"/>
        </w:tcPr>
        <w:p w:rsidR="00F43973" w:rsidRDefault="00F43973">
          <w:pPr>
            <w:pStyle w:val="Kopfzeile"/>
            <w:rPr>
              <w:sz w:val="16"/>
              <w:lang w:val="de-DE"/>
            </w:rPr>
          </w:pPr>
          <w:r>
            <w:rPr>
              <w:sz w:val="16"/>
              <w:lang w:val="de-DE"/>
            </w:rPr>
            <w:t xml:space="preserve">Seiten: </w:t>
          </w:r>
          <w:r w:rsidRPr="00C421A6">
            <w:fldChar w:fldCharType="begin"/>
          </w:r>
          <w:r w:rsidRPr="00C421A6">
            <w:instrText xml:space="preserve"> NUMPAGES </w:instrText>
          </w:r>
          <w:r w:rsidRPr="00C421A6">
            <w:fldChar w:fldCharType="separate"/>
          </w:r>
          <w:r>
            <w:rPr>
              <w:noProof/>
            </w:rPr>
            <w:t>21</w:t>
          </w:r>
          <w:r w:rsidRPr="00C421A6">
            <w:fldChar w:fldCharType="end"/>
          </w:r>
        </w:p>
      </w:tc>
    </w:tr>
  </w:tbl>
  <w:p w:rsidR="00F43973" w:rsidRDefault="00F43973">
    <w:pPr>
      <w:pStyle w:val="Kopfzeile"/>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75A06"/>
    <w:multiLevelType w:val="hybridMultilevel"/>
    <w:tmpl w:val="B770F1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A127C71"/>
    <w:multiLevelType w:val="multilevel"/>
    <w:tmpl w:val="889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790C"/>
    <w:multiLevelType w:val="hybridMultilevel"/>
    <w:tmpl w:val="3872B82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EAB715B"/>
    <w:multiLevelType w:val="hybridMultilevel"/>
    <w:tmpl w:val="10E8F0E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12A2FF0"/>
    <w:multiLevelType w:val="hybridMultilevel"/>
    <w:tmpl w:val="8D0C8BA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B6350C4"/>
    <w:multiLevelType w:val="hybridMultilevel"/>
    <w:tmpl w:val="88BE84D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CCA291D"/>
    <w:multiLevelType w:val="hybridMultilevel"/>
    <w:tmpl w:val="CA50E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F646A6"/>
    <w:multiLevelType w:val="hybridMultilevel"/>
    <w:tmpl w:val="0B1C9F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0686DA9"/>
    <w:multiLevelType w:val="hybridMultilevel"/>
    <w:tmpl w:val="8326A75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259876E4"/>
    <w:multiLevelType w:val="hybridMultilevel"/>
    <w:tmpl w:val="AF1406A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25E73F0F"/>
    <w:multiLevelType w:val="multilevel"/>
    <w:tmpl w:val="0407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7872D0C"/>
    <w:multiLevelType w:val="hybridMultilevel"/>
    <w:tmpl w:val="9DA2FE0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8587B3D"/>
    <w:multiLevelType w:val="hybridMultilevel"/>
    <w:tmpl w:val="2C38BA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9D3911"/>
    <w:multiLevelType w:val="hybridMultilevel"/>
    <w:tmpl w:val="FAECBCB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2C3648F7"/>
    <w:multiLevelType w:val="hybridMultilevel"/>
    <w:tmpl w:val="0206FA2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2C8A6BD9"/>
    <w:multiLevelType w:val="hybridMultilevel"/>
    <w:tmpl w:val="573C2AD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2F5808B3"/>
    <w:multiLevelType w:val="hybridMultilevel"/>
    <w:tmpl w:val="011E260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0BA166B"/>
    <w:multiLevelType w:val="hybridMultilevel"/>
    <w:tmpl w:val="626414A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2355429"/>
    <w:multiLevelType w:val="hybridMultilevel"/>
    <w:tmpl w:val="E926DAF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327200A4"/>
    <w:multiLevelType w:val="multilevel"/>
    <w:tmpl w:val="8FE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E60B0"/>
    <w:multiLevelType w:val="hybridMultilevel"/>
    <w:tmpl w:val="000C02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46D7A34"/>
    <w:multiLevelType w:val="hybridMultilevel"/>
    <w:tmpl w:val="F2761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8ED6D35"/>
    <w:multiLevelType w:val="hybridMultilevel"/>
    <w:tmpl w:val="BDEECE5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4B4262E1"/>
    <w:multiLevelType w:val="multilevel"/>
    <w:tmpl w:val="0407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4DFF7B24"/>
    <w:multiLevelType w:val="hybridMultilevel"/>
    <w:tmpl w:val="CE0AE0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0384CD2"/>
    <w:multiLevelType w:val="hybridMultilevel"/>
    <w:tmpl w:val="CE94957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58894DB6"/>
    <w:multiLevelType w:val="hybridMultilevel"/>
    <w:tmpl w:val="3A9A9B4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59DE5D24"/>
    <w:multiLevelType w:val="multilevel"/>
    <w:tmpl w:val="D53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D1239"/>
    <w:multiLevelType w:val="hybridMultilevel"/>
    <w:tmpl w:val="A57C07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6268707B"/>
    <w:multiLevelType w:val="hybridMultilevel"/>
    <w:tmpl w:val="D20A49F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67AF70FE"/>
    <w:multiLevelType w:val="multilevel"/>
    <w:tmpl w:val="7CF2C6A4"/>
    <w:lvl w:ilvl="0">
      <w:start w:val="1"/>
      <w:numFmt w:val="none"/>
      <w:suff w:val="space"/>
      <w:lvlText w:val="Exception:"/>
      <w:lvlJc w:val="left"/>
      <w:pPr>
        <w:ind w:left="0" w:firstLine="0"/>
      </w:pPr>
      <w:rPr>
        <w:i w: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694258E8"/>
    <w:multiLevelType w:val="hybridMultilevel"/>
    <w:tmpl w:val="F5462F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6B5903A8"/>
    <w:multiLevelType w:val="hybridMultilevel"/>
    <w:tmpl w:val="EA50B7F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6B710E97"/>
    <w:multiLevelType w:val="hybridMultilevel"/>
    <w:tmpl w:val="F5D6D9E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6CAF3989"/>
    <w:multiLevelType w:val="multilevel"/>
    <w:tmpl w:val="775EAEE8"/>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35" w15:restartNumberingAfterBreak="0">
    <w:nsid w:val="7164546B"/>
    <w:multiLevelType w:val="multilevel"/>
    <w:tmpl w:val="8416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46DDC"/>
    <w:multiLevelType w:val="hybridMultilevel"/>
    <w:tmpl w:val="D1261D5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79D71155"/>
    <w:multiLevelType w:val="hybridMultilevel"/>
    <w:tmpl w:val="3FACF91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7B287F32"/>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4"/>
  </w:num>
  <w:num w:numId="2">
    <w:abstractNumId w:val="30"/>
  </w:num>
  <w:num w:numId="3">
    <w:abstractNumId w:val="10"/>
  </w:num>
  <w:num w:numId="4">
    <w:abstractNumId w:val="16"/>
  </w:num>
  <w:num w:numId="5">
    <w:abstractNumId w:val="28"/>
  </w:num>
  <w:num w:numId="6">
    <w:abstractNumId w:val="8"/>
  </w:num>
  <w:num w:numId="7">
    <w:abstractNumId w:val="11"/>
  </w:num>
  <w:num w:numId="8">
    <w:abstractNumId w:val="20"/>
  </w:num>
  <w:num w:numId="9">
    <w:abstractNumId w:val="32"/>
  </w:num>
  <w:num w:numId="10">
    <w:abstractNumId w:val="23"/>
  </w:num>
  <w:num w:numId="11">
    <w:abstractNumId w:val="38"/>
  </w:num>
  <w:num w:numId="12">
    <w:abstractNumId w:val="26"/>
  </w:num>
  <w:num w:numId="13">
    <w:abstractNumId w:val="31"/>
  </w:num>
  <w:num w:numId="14">
    <w:abstractNumId w:val="2"/>
  </w:num>
  <w:num w:numId="15">
    <w:abstractNumId w:val="37"/>
  </w:num>
  <w:num w:numId="16">
    <w:abstractNumId w:val="0"/>
  </w:num>
  <w:num w:numId="17">
    <w:abstractNumId w:val="14"/>
  </w:num>
  <w:num w:numId="18">
    <w:abstractNumId w:val="1"/>
  </w:num>
  <w:num w:numId="19">
    <w:abstractNumId w:val="27"/>
  </w:num>
  <w:num w:numId="20">
    <w:abstractNumId w:val="17"/>
  </w:num>
  <w:num w:numId="21">
    <w:abstractNumId w:val="18"/>
  </w:num>
  <w:num w:numId="22">
    <w:abstractNumId w:val="36"/>
  </w:num>
  <w:num w:numId="23">
    <w:abstractNumId w:val="7"/>
  </w:num>
  <w:num w:numId="24">
    <w:abstractNumId w:val="33"/>
  </w:num>
  <w:num w:numId="25">
    <w:abstractNumId w:val="12"/>
  </w:num>
  <w:num w:numId="26">
    <w:abstractNumId w:val="19"/>
  </w:num>
  <w:num w:numId="27">
    <w:abstractNumId w:val="5"/>
  </w:num>
  <w:num w:numId="28">
    <w:abstractNumId w:val="35"/>
  </w:num>
  <w:num w:numId="29">
    <w:abstractNumId w:val="9"/>
  </w:num>
  <w:num w:numId="30">
    <w:abstractNumId w:val="15"/>
  </w:num>
  <w:num w:numId="31">
    <w:abstractNumId w:val="3"/>
  </w:num>
  <w:num w:numId="32">
    <w:abstractNumId w:val="13"/>
  </w:num>
  <w:num w:numId="33">
    <w:abstractNumId w:val="6"/>
  </w:num>
  <w:num w:numId="34">
    <w:abstractNumId w:val="22"/>
  </w:num>
  <w:num w:numId="35">
    <w:abstractNumId w:val="29"/>
  </w:num>
  <w:num w:numId="36">
    <w:abstractNumId w:val="21"/>
  </w:num>
  <w:num w:numId="37">
    <w:abstractNumId w:val="4"/>
  </w:num>
  <w:num w:numId="38">
    <w:abstractNumId w:val="25"/>
  </w:num>
  <w:num w:numId="39">
    <w:abstractNumId w:val="2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essner, Jan">
    <w15:presenceInfo w15:providerId="AD" w15:userId="S-1-5-21-1703744968-3513219207-2310867306-8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de-DE" w:vendorID="64" w:dllVersion="4096"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60C"/>
    <w:rsid w:val="00010CEE"/>
    <w:rsid w:val="000179F5"/>
    <w:rsid w:val="000214CB"/>
    <w:rsid w:val="00022FF0"/>
    <w:rsid w:val="00024FD6"/>
    <w:rsid w:val="0003074C"/>
    <w:rsid w:val="00034126"/>
    <w:rsid w:val="00040AA5"/>
    <w:rsid w:val="0004112F"/>
    <w:rsid w:val="00042ED5"/>
    <w:rsid w:val="00044988"/>
    <w:rsid w:val="00046E79"/>
    <w:rsid w:val="000518FD"/>
    <w:rsid w:val="00053E09"/>
    <w:rsid w:val="00057A5A"/>
    <w:rsid w:val="00067D37"/>
    <w:rsid w:val="0007104C"/>
    <w:rsid w:val="000710C9"/>
    <w:rsid w:val="000802D8"/>
    <w:rsid w:val="00091B91"/>
    <w:rsid w:val="000941D9"/>
    <w:rsid w:val="00096DD8"/>
    <w:rsid w:val="000976A4"/>
    <w:rsid w:val="000A20E7"/>
    <w:rsid w:val="000A3C7E"/>
    <w:rsid w:val="000A5F45"/>
    <w:rsid w:val="000B14DE"/>
    <w:rsid w:val="000B60C3"/>
    <w:rsid w:val="000B7DD9"/>
    <w:rsid w:val="000C1DA1"/>
    <w:rsid w:val="000C7408"/>
    <w:rsid w:val="000D190A"/>
    <w:rsid w:val="000D1BE0"/>
    <w:rsid w:val="000D5DD3"/>
    <w:rsid w:val="000D6776"/>
    <w:rsid w:val="000D6B12"/>
    <w:rsid w:val="000E0D59"/>
    <w:rsid w:val="000E46AA"/>
    <w:rsid w:val="000F0F33"/>
    <w:rsid w:val="000F1A31"/>
    <w:rsid w:val="000F5FD4"/>
    <w:rsid w:val="00101D6E"/>
    <w:rsid w:val="00104518"/>
    <w:rsid w:val="0011144F"/>
    <w:rsid w:val="001119E8"/>
    <w:rsid w:val="001142CA"/>
    <w:rsid w:val="00124C07"/>
    <w:rsid w:val="00131722"/>
    <w:rsid w:val="00135F7C"/>
    <w:rsid w:val="00136B42"/>
    <w:rsid w:val="0014449F"/>
    <w:rsid w:val="001445AD"/>
    <w:rsid w:val="00146BAD"/>
    <w:rsid w:val="00146D1B"/>
    <w:rsid w:val="00154C6F"/>
    <w:rsid w:val="001566AA"/>
    <w:rsid w:val="00157945"/>
    <w:rsid w:val="00165242"/>
    <w:rsid w:val="001658AC"/>
    <w:rsid w:val="00172491"/>
    <w:rsid w:val="00176C41"/>
    <w:rsid w:val="0018160A"/>
    <w:rsid w:val="001828F8"/>
    <w:rsid w:val="001858D4"/>
    <w:rsid w:val="00186513"/>
    <w:rsid w:val="00187A68"/>
    <w:rsid w:val="001939D4"/>
    <w:rsid w:val="00194433"/>
    <w:rsid w:val="001A5598"/>
    <w:rsid w:val="001A7400"/>
    <w:rsid w:val="001B0AC4"/>
    <w:rsid w:val="001B2E70"/>
    <w:rsid w:val="001B56D5"/>
    <w:rsid w:val="001C0DB3"/>
    <w:rsid w:val="001C1CBE"/>
    <w:rsid w:val="001C345F"/>
    <w:rsid w:val="001C45F3"/>
    <w:rsid w:val="001C7825"/>
    <w:rsid w:val="001D3615"/>
    <w:rsid w:val="001D70B9"/>
    <w:rsid w:val="001E6C28"/>
    <w:rsid w:val="001F22D6"/>
    <w:rsid w:val="001F2E10"/>
    <w:rsid w:val="001F3A57"/>
    <w:rsid w:val="001F3FF8"/>
    <w:rsid w:val="001F595B"/>
    <w:rsid w:val="002009F4"/>
    <w:rsid w:val="00202139"/>
    <w:rsid w:val="00207151"/>
    <w:rsid w:val="00210FA0"/>
    <w:rsid w:val="002140EA"/>
    <w:rsid w:val="00227974"/>
    <w:rsid w:val="00232A31"/>
    <w:rsid w:val="00253BCF"/>
    <w:rsid w:val="002541B4"/>
    <w:rsid w:val="00263D34"/>
    <w:rsid w:val="002676F4"/>
    <w:rsid w:val="00275268"/>
    <w:rsid w:val="00276826"/>
    <w:rsid w:val="00277C34"/>
    <w:rsid w:val="00283C64"/>
    <w:rsid w:val="00285A1F"/>
    <w:rsid w:val="00286AAB"/>
    <w:rsid w:val="0028712B"/>
    <w:rsid w:val="002924D4"/>
    <w:rsid w:val="00292941"/>
    <w:rsid w:val="002962FF"/>
    <w:rsid w:val="0029675C"/>
    <w:rsid w:val="002A087D"/>
    <w:rsid w:val="002A1399"/>
    <w:rsid w:val="002A6198"/>
    <w:rsid w:val="002B0894"/>
    <w:rsid w:val="002B23D4"/>
    <w:rsid w:val="002B2C5D"/>
    <w:rsid w:val="002B3926"/>
    <w:rsid w:val="002C1F78"/>
    <w:rsid w:val="002C5F20"/>
    <w:rsid w:val="002D0229"/>
    <w:rsid w:val="002D5191"/>
    <w:rsid w:val="002D58DB"/>
    <w:rsid w:val="002D636D"/>
    <w:rsid w:val="002D63D5"/>
    <w:rsid w:val="002E0631"/>
    <w:rsid w:val="002E77C9"/>
    <w:rsid w:val="002E7F49"/>
    <w:rsid w:val="003046E5"/>
    <w:rsid w:val="00304883"/>
    <w:rsid w:val="00305685"/>
    <w:rsid w:val="00317AD0"/>
    <w:rsid w:val="003201EA"/>
    <w:rsid w:val="00341A43"/>
    <w:rsid w:val="00345ED7"/>
    <w:rsid w:val="00347457"/>
    <w:rsid w:val="0034785B"/>
    <w:rsid w:val="00350998"/>
    <w:rsid w:val="00350FAA"/>
    <w:rsid w:val="00364449"/>
    <w:rsid w:val="00366733"/>
    <w:rsid w:val="00366B72"/>
    <w:rsid w:val="003744B9"/>
    <w:rsid w:val="003774A9"/>
    <w:rsid w:val="00384286"/>
    <w:rsid w:val="00385C10"/>
    <w:rsid w:val="003873B4"/>
    <w:rsid w:val="00393482"/>
    <w:rsid w:val="00393738"/>
    <w:rsid w:val="0039403E"/>
    <w:rsid w:val="0039420C"/>
    <w:rsid w:val="00395AC0"/>
    <w:rsid w:val="003A5D8F"/>
    <w:rsid w:val="003A67C1"/>
    <w:rsid w:val="003A7475"/>
    <w:rsid w:val="003B0ABF"/>
    <w:rsid w:val="003B1192"/>
    <w:rsid w:val="003B1D8A"/>
    <w:rsid w:val="003B278D"/>
    <w:rsid w:val="003B4FB8"/>
    <w:rsid w:val="003B5900"/>
    <w:rsid w:val="003B6B07"/>
    <w:rsid w:val="003C0EE5"/>
    <w:rsid w:val="003C3A6D"/>
    <w:rsid w:val="003D080E"/>
    <w:rsid w:val="003D153A"/>
    <w:rsid w:val="003D2E3D"/>
    <w:rsid w:val="003D2E75"/>
    <w:rsid w:val="003D3965"/>
    <w:rsid w:val="003D4CFB"/>
    <w:rsid w:val="003D52CF"/>
    <w:rsid w:val="003D5A00"/>
    <w:rsid w:val="003D5D4C"/>
    <w:rsid w:val="003E0980"/>
    <w:rsid w:val="003E2ADA"/>
    <w:rsid w:val="003E5009"/>
    <w:rsid w:val="003E61D4"/>
    <w:rsid w:val="003E7730"/>
    <w:rsid w:val="003E7970"/>
    <w:rsid w:val="003F36C1"/>
    <w:rsid w:val="003F4360"/>
    <w:rsid w:val="00400E75"/>
    <w:rsid w:val="00404D71"/>
    <w:rsid w:val="0040651E"/>
    <w:rsid w:val="00415DDC"/>
    <w:rsid w:val="004226FD"/>
    <w:rsid w:val="004245E5"/>
    <w:rsid w:val="00425B5C"/>
    <w:rsid w:val="00426E51"/>
    <w:rsid w:val="0042731B"/>
    <w:rsid w:val="004279F5"/>
    <w:rsid w:val="00435242"/>
    <w:rsid w:val="00435482"/>
    <w:rsid w:val="00444853"/>
    <w:rsid w:val="0045383C"/>
    <w:rsid w:val="00471781"/>
    <w:rsid w:val="00471A01"/>
    <w:rsid w:val="00471ABF"/>
    <w:rsid w:val="00474435"/>
    <w:rsid w:val="00485955"/>
    <w:rsid w:val="004864A7"/>
    <w:rsid w:val="00492436"/>
    <w:rsid w:val="004944AB"/>
    <w:rsid w:val="004A28FE"/>
    <w:rsid w:val="004A5E92"/>
    <w:rsid w:val="004A62CB"/>
    <w:rsid w:val="004B1606"/>
    <w:rsid w:val="004B1DBC"/>
    <w:rsid w:val="004B3B81"/>
    <w:rsid w:val="004B5BE9"/>
    <w:rsid w:val="004C51AD"/>
    <w:rsid w:val="004C61DD"/>
    <w:rsid w:val="004C634A"/>
    <w:rsid w:val="004D27FA"/>
    <w:rsid w:val="004D358D"/>
    <w:rsid w:val="004D3C7D"/>
    <w:rsid w:val="004D54F8"/>
    <w:rsid w:val="004D6BF3"/>
    <w:rsid w:val="004E4E4D"/>
    <w:rsid w:val="004E5224"/>
    <w:rsid w:val="004E64C0"/>
    <w:rsid w:val="004E79AA"/>
    <w:rsid w:val="004F4755"/>
    <w:rsid w:val="004F7D06"/>
    <w:rsid w:val="004F7D16"/>
    <w:rsid w:val="0050171A"/>
    <w:rsid w:val="00504B24"/>
    <w:rsid w:val="00517226"/>
    <w:rsid w:val="00517947"/>
    <w:rsid w:val="00526D2A"/>
    <w:rsid w:val="005322B9"/>
    <w:rsid w:val="005361E7"/>
    <w:rsid w:val="005376E3"/>
    <w:rsid w:val="00546641"/>
    <w:rsid w:val="00561F00"/>
    <w:rsid w:val="00564BE2"/>
    <w:rsid w:val="00566B6B"/>
    <w:rsid w:val="0057151F"/>
    <w:rsid w:val="0057294A"/>
    <w:rsid w:val="005757AA"/>
    <w:rsid w:val="0058123A"/>
    <w:rsid w:val="00581626"/>
    <w:rsid w:val="00582CE2"/>
    <w:rsid w:val="00584C2E"/>
    <w:rsid w:val="00597D26"/>
    <w:rsid w:val="005A153B"/>
    <w:rsid w:val="005A4A0C"/>
    <w:rsid w:val="005B2FDB"/>
    <w:rsid w:val="005B5041"/>
    <w:rsid w:val="005B5518"/>
    <w:rsid w:val="005B5E7F"/>
    <w:rsid w:val="005B7C80"/>
    <w:rsid w:val="005C48CB"/>
    <w:rsid w:val="005D34F7"/>
    <w:rsid w:val="005D7CA8"/>
    <w:rsid w:val="005E63BA"/>
    <w:rsid w:val="005F5718"/>
    <w:rsid w:val="005F710D"/>
    <w:rsid w:val="00601A82"/>
    <w:rsid w:val="006032FF"/>
    <w:rsid w:val="0060435C"/>
    <w:rsid w:val="006201D8"/>
    <w:rsid w:val="006204BC"/>
    <w:rsid w:val="00622C26"/>
    <w:rsid w:val="0062467C"/>
    <w:rsid w:val="00625157"/>
    <w:rsid w:val="00625A1F"/>
    <w:rsid w:val="006303A9"/>
    <w:rsid w:val="00637B16"/>
    <w:rsid w:val="00641642"/>
    <w:rsid w:val="00644F7A"/>
    <w:rsid w:val="006467DB"/>
    <w:rsid w:val="00653865"/>
    <w:rsid w:val="00653B63"/>
    <w:rsid w:val="006625E5"/>
    <w:rsid w:val="00663A37"/>
    <w:rsid w:val="006701C2"/>
    <w:rsid w:val="006706D9"/>
    <w:rsid w:val="00671D01"/>
    <w:rsid w:val="006730E3"/>
    <w:rsid w:val="00674971"/>
    <w:rsid w:val="00677C9A"/>
    <w:rsid w:val="00681792"/>
    <w:rsid w:val="0068433D"/>
    <w:rsid w:val="00690EEF"/>
    <w:rsid w:val="006964F7"/>
    <w:rsid w:val="006C1297"/>
    <w:rsid w:val="006C5E55"/>
    <w:rsid w:val="006D5DD6"/>
    <w:rsid w:val="006E108E"/>
    <w:rsid w:val="006E3BA2"/>
    <w:rsid w:val="006E4B3C"/>
    <w:rsid w:val="006E5543"/>
    <w:rsid w:val="006E58ED"/>
    <w:rsid w:val="006F0D1C"/>
    <w:rsid w:val="006F43B5"/>
    <w:rsid w:val="007015BE"/>
    <w:rsid w:val="0071100C"/>
    <w:rsid w:val="00711DD2"/>
    <w:rsid w:val="00713667"/>
    <w:rsid w:val="00715A64"/>
    <w:rsid w:val="007216E0"/>
    <w:rsid w:val="00721F7D"/>
    <w:rsid w:val="007248D6"/>
    <w:rsid w:val="00725709"/>
    <w:rsid w:val="0073220B"/>
    <w:rsid w:val="007325CF"/>
    <w:rsid w:val="00747268"/>
    <w:rsid w:val="0075095E"/>
    <w:rsid w:val="00754BAC"/>
    <w:rsid w:val="0075637F"/>
    <w:rsid w:val="0075793A"/>
    <w:rsid w:val="00766438"/>
    <w:rsid w:val="007714E8"/>
    <w:rsid w:val="00772BE3"/>
    <w:rsid w:val="00775143"/>
    <w:rsid w:val="00776884"/>
    <w:rsid w:val="00777359"/>
    <w:rsid w:val="007842A1"/>
    <w:rsid w:val="00785243"/>
    <w:rsid w:val="007864CF"/>
    <w:rsid w:val="007950FD"/>
    <w:rsid w:val="007A2C35"/>
    <w:rsid w:val="007A46E3"/>
    <w:rsid w:val="007A4A51"/>
    <w:rsid w:val="007A735A"/>
    <w:rsid w:val="007B0EFC"/>
    <w:rsid w:val="007B2428"/>
    <w:rsid w:val="007B6C6D"/>
    <w:rsid w:val="007C141D"/>
    <w:rsid w:val="007C1DAD"/>
    <w:rsid w:val="007C4E14"/>
    <w:rsid w:val="007D07DC"/>
    <w:rsid w:val="007D20FF"/>
    <w:rsid w:val="007E1F42"/>
    <w:rsid w:val="007E4E35"/>
    <w:rsid w:val="007E4FF0"/>
    <w:rsid w:val="007E76F9"/>
    <w:rsid w:val="007F5E74"/>
    <w:rsid w:val="008018B5"/>
    <w:rsid w:val="008026D9"/>
    <w:rsid w:val="00804614"/>
    <w:rsid w:val="008131CE"/>
    <w:rsid w:val="00816463"/>
    <w:rsid w:val="008165F0"/>
    <w:rsid w:val="00830581"/>
    <w:rsid w:val="0084306B"/>
    <w:rsid w:val="00845F1E"/>
    <w:rsid w:val="00867AF9"/>
    <w:rsid w:val="0087260C"/>
    <w:rsid w:val="0088243A"/>
    <w:rsid w:val="008826C0"/>
    <w:rsid w:val="008875DF"/>
    <w:rsid w:val="008A0C5C"/>
    <w:rsid w:val="008A1B64"/>
    <w:rsid w:val="008A3406"/>
    <w:rsid w:val="008B3281"/>
    <w:rsid w:val="008B74FF"/>
    <w:rsid w:val="008B7F30"/>
    <w:rsid w:val="008C1EB7"/>
    <w:rsid w:val="008D79BF"/>
    <w:rsid w:val="008E1F98"/>
    <w:rsid w:val="008E486E"/>
    <w:rsid w:val="008E5BCD"/>
    <w:rsid w:val="008E695B"/>
    <w:rsid w:val="008F29EB"/>
    <w:rsid w:val="008F2C0D"/>
    <w:rsid w:val="008F318E"/>
    <w:rsid w:val="008F4DC4"/>
    <w:rsid w:val="008F5FF0"/>
    <w:rsid w:val="008F708C"/>
    <w:rsid w:val="009071B4"/>
    <w:rsid w:val="009077A4"/>
    <w:rsid w:val="00912507"/>
    <w:rsid w:val="00912FFF"/>
    <w:rsid w:val="009169BD"/>
    <w:rsid w:val="00916E2E"/>
    <w:rsid w:val="00923CEB"/>
    <w:rsid w:val="009243D1"/>
    <w:rsid w:val="00935AB3"/>
    <w:rsid w:val="00935F21"/>
    <w:rsid w:val="00940DD2"/>
    <w:rsid w:val="00951298"/>
    <w:rsid w:val="00951802"/>
    <w:rsid w:val="009556D7"/>
    <w:rsid w:val="0096524E"/>
    <w:rsid w:val="009707EA"/>
    <w:rsid w:val="00987C18"/>
    <w:rsid w:val="00997E49"/>
    <w:rsid w:val="009A60EB"/>
    <w:rsid w:val="009B2791"/>
    <w:rsid w:val="009B2F46"/>
    <w:rsid w:val="009B33AD"/>
    <w:rsid w:val="009B43FF"/>
    <w:rsid w:val="009B5D8A"/>
    <w:rsid w:val="009B7501"/>
    <w:rsid w:val="009C138E"/>
    <w:rsid w:val="009C16DD"/>
    <w:rsid w:val="009C3A8B"/>
    <w:rsid w:val="009C5BD5"/>
    <w:rsid w:val="009D52E8"/>
    <w:rsid w:val="009D6AA3"/>
    <w:rsid w:val="009D6B4C"/>
    <w:rsid w:val="009E0154"/>
    <w:rsid w:val="009E21F4"/>
    <w:rsid w:val="009F10FC"/>
    <w:rsid w:val="009F1F1D"/>
    <w:rsid w:val="009F3904"/>
    <w:rsid w:val="00A00763"/>
    <w:rsid w:val="00A04A6E"/>
    <w:rsid w:val="00A05061"/>
    <w:rsid w:val="00A13F3D"/>
    <w:rsid w:val="00A2098D"/>
    <w:rsid w:val="00A209B9"/>
    <w:rsid w:val="00A2656A"/>
    <w:rsid w:val="00A27199"/>
    <w:rsid w:val="00A2763F"/>
    <w:rsid w:val="00A31273"/>
    <w:rsid w:val="00A31BAB"/>
    <w:rsid w:val="00A33084"/>
    <w:rsid w:val="00A35B44"/>
    <w:rsid w:val="00A368B8"/>
    <w:rsid w:val="00A3767B"/>
    <w:rsid w:val="00A444A6"/>
    <w:rsid w:val="00A459AD"/>
    <w:rsid w:val="00A47ABA"/>
    <w:rsid w:val="00A47B89"/>
    <w:rsid w:val="00A5231C"/>
    <w:rsid w:val="00A64343"/>
    <w:rsid w:val="00A728AB"/>
    <w:rsid w:val="00A74603"/>
    <w:rsid w:val="00A8254A"/>
    <w:rsid w:val="00A8505D"/>
    <w:rsid w:val="00A8621F"/>
    <w:rsid w:val="00A8671D"/>
    <w:rsid w:val="00A87F9E"/>
    <w:rsid w:val="00A91867"/>
    <w:rsid w:val="00A92F11"/>
    <w:rsid w:val="00A93B3F"/>
    <w:rsid w:val="00A950F1"/>
    <w:rsid w:val="00A95730"/>
    <w:rsid w:val="00AA283A"/>
    <w:rsid w:val="00AA4366"/>
    <w:rsid w:val="00AA49A1"/>
    <w:rsid w:val="00AA75DD"/>
    <w:rsid w:val="00AA7AC2"/>
    <w:rsid w:val="00AB2FAA"/>
    <w:rsid w:val="00AB4B25"/>
    <w:rsid w:val="00AB4FD6"/>
    <w:rsid w:val="00AB7FFA"/>
    <w:rsid w:val="00AC098D"/>
    <w:rsid w:val="00AC2E28"/>
    <w:rsid w:val="00AC63FB"/>
    <w:rsid w:val="00AC6C4C"/>
    <w:rsid w:val="00AD3139"/>
    <w:rsid w:val="00AD53D1"/>
    <w:rsid w:val="00AD5BB7"/>
    <w:rsid w:val="00AD5C4F"/>
    <w:rsid w:val="00AD6691"/>
    <w:rsid w:val="00AE1B2F"/>
    <w:rsid w:val="00AE348A"/>
    <w:rsid w:val="00AE5581"/>
    <w:rsid w:val="00AF4D03"/>
    <w:rsid w:val="00AF5EAE"/>
    <w:rsid w:val="00AF73E5"/>
    <w:rsid w:val="00AF74EB"/>
    <w:rsid w:val="00AF796E"/>
    <w:rsid w:val="00B02FC5"/>
    <w:rsid w:val="00B03C36"/>
    <w:rsid w:val="00B06ADF"/>
    <w:rsid w:val="00B113BF"/>
    <w:rsid w:val="00B11DEF"/>
    <w:rsid w:val="00B13225"/>
    <w:rsid w:val="00B16A44"/>
    <w:rsid w:val="00B216C6"/>
    <w:rsid w:val="00B2337E"/>
    <w:rsid w:val="00B23760"/>
    <w:rsid w:val="00B23C3D"/>
    <w:rsid w:val="00B24CF5"/>
    <w:rsid w:val="00B4217A"/>
    <w:rsid w:val="00B453E3"/>
    <w:rsid w:val="00B51B4A"/>
    <w:rsid w:val="00B55B19"/>
    <w:rsid w:val="00B63211"/>
    <w:rsid w:val="00B64C1D"/>
    <w:rsid w:val="00B6537D"/>
    <w:rsid w:val="00B65FDC"/>
    <w:rsid w:val="00B70CB6"/>
    <w:rsid w:val="00B71651"/>
    <w:rsid w:val="00B72CD3"/>
    <w:rsid w:val="00B80A24"/>
    <w:rsid w:val="00B8228F"/>
    <w:rsid w:val="00B84D35"/>
    <w:rsid w:val="00B87150"/>
    <w:rsid w:val="00B9143E"/>
    <w:rsid w:val="00B93770"/>
    <w:rsid w:val="00B94ECC"/>
    <w:rsid w:val="00B95BAD"/>
    <w:rsid w:val="00BA04AF"/>
    <w:rsid w:val="00BA5AD8"/>
    <w:rsid w:val="00BB195F"/>
    <w:rsid w:val="00BB5260"/>
    <w:rsid w:val="00BB54E7"/>
    <w:rsid w:val="00BC21A6"/>
    <w:rsid w:val="00BC23BC"/>
    <w:rsid w:val="00BC727E"/>
    <w:rsid w:val="00BD25A8"/>
    <w:rsid w:val="00BD2829"/>
    <w:rsid w:val="00BE0188"/>
    <w:rsid w:val="00BE09EF"/>
    <w:rsid w:val="00BE28CA"/>
    <w:rsid w:val="00BE305E"/>
    <w:rsid w:val="00BE483B"/>
    <w:rsid w:val="00BE612B"/>
    <w:rsid w:val="00BE66AD"/>
    <w:rsid w:val="00BF116E"/>
    <w:rsid w:val="00BF764F"/>
    <w:rsid w:val="00C01D11"/>
    <w:rsid w:val="00C01EA1"/>
    <w:rsid w:val="00C0299E"/>
    <w:rsid w:val="00C04357"/>
    <w:rsid w:val="00C0636D"/>
    <w:rsid w:val="00C07A63"/>
    <w:rsid w:val="00C14D93"/>
    <w:rsid w:val="00C15055"/>
    <w:rsid w:val="00C27678"/>
    <w:rsid w:val="00C27D8E"/>
    <w:rsid w:val="00C30775"/>
    <w:rsid w:val="00C30E3D"/>
    <w:rsid w:val="00C35A8F"/>
    <w:rsid w:val="00C37150"/>
    <w:rsid w:val="00C37157"/>
    <w:rsid w:val="00C4126A"/>
    <w:rsid w:val="00C421A6"/>
    <w:rsid w:val="00C43822"/>
    <w:rsid w:val="00C4443F"/>
    <w:rsid w:val="00C46C01"/>
    <w:rsid w:val="00C55AB3"/>
    <w:rsid w:val="00C6019F"/>
    <w:rsid w:val="00C610A5"/>
    <w:rsid w:val="00C63556"/>
    <w:rsid w:val="00C730EC"/>
    <w:rsid w:val="00C77497"/>
    <w:rsid w:val="00C81F92"/>
    <w:rsid w:val="00C8360E"/>
    <w:rsid w:val="00C86E76"/>
    <w:rsid w:val="00C94F29"/>
    <w:rsid w:val="00CA1D19"/>
    <w:rsid w:val="00CA284A"/>
    <w:rsid w:val="00CA7C72"/>
    <w:rsid w:val="00CB5C8C"/>
    <w:rsid w:val="00CC02E1"/>
    <w:rsid w:val="00CC3734"/>
    <w:rsid w:val="00CC5146"/>
    <w:rsid w:val="00CD3714"/>
    <w:rsid w:val="00CD6801"/>
    <w:rsid w:val="00CD7561"/>
    <w:rsid w:val="00CE4C48"/>
    <w:rsid w:val="00CE78BA"/>
    <w:rsid w:val="00CF04AC"/>
    <w:rsid w:val="00CF2F82"/>
    <w:rsid w:val="00CF32B1"/>
    <w:rsid w:val="00CF3A8B"/>
    <w:rsid w:val="00CF643E"/>
    <w:rsid w:val="00CF7E4C"/>
    <w:rsid w:val="00D00E57"/>
    <w:rsid w:val="00D078CD"/>
    <w:rsid w:val="00D07993"/>
    <w:rsid w:val="00D12B55"/>
    <w:rsid w:val="00D13576"/>
    <w:rsid w:val="00D149E3"/>
    <w:rsid w:val="00D14C23"/>
    <w:rsid w:val="00D15CA1"/>
    <w:rsid w:val="00D17A28"/>
    <w:rsid w:val="00D20668"/>
    <w:rsid w:val="00D2132B"/>
    <w:rsid w:val="00D2545C"/>
    <w:rsid w:val="00D32EF0"/>
    <w:rsid w:val="00D41B38"/>
    <w:rsid w:val="00D467E8"/>
    <w:rsid w:val="00D47B48"/>
    <w:rsid w:val="00D50BF6"/>
    <w:rsid w:val="00D52F72"/>
    <w:rsid w:val="00D53057"/>
    <w:rsid w:val="00D5768A"/>
    <w:rsid w:val="00D72E2B"/>
    <w:rsid w:val="00D75E65"/>
    <w:rsid w:val="00D82F47"/>
    <w:rsid w:val="00D85833"/>
    <w:rsid w:val="00D9271A"/>
    <w:rsid w:val="00D94FCF"/>
    <w:rsid w:val="00D96317"/>
    <w:rsid w:val="00DA0C61"/>
    <w:rsid w:val="00DA2671"/>
    <w:rsid w:val="00DA3152"/>
    <w:rsid w:val="00DA6BC5"/>
    <w:rsid w:val="00DB2083"/>
    <w:rsid w:val="00DB5462"/>
    <w:rsid w:val="00DB5BEF"/>
    <w:rsid w:val="00DC0624"/>
    <w:rsid w:val="00DC23C5"/>
    <w:rsid w:val="00DC5E10"/>
    <w:rsid w:val="00DC785D"/>
    <w:rsid w:val="00DD2E7E"/>
    <w:rsid w:val="00DD3850"/>
    <w:rsid w:val="00DD5466"/>
    <w:rsid w:val="00DD66C7"/>
    <w:rsid w:val="00DD709C"/>
    <w:rsid w:val="00DE021E"/>
    <w:rsid w:val="00DE2FBE"/>
    <w:rsid w:val="00DE3921"/>
    <w:rsid w:val="00DE4624"/>
    <w:rsid w:val="00DF3C0C"/>
    <w:rsid w:val="00DF3F62"/>
    <w:rsid w:val="00E00298"/>
    <w:rsid w:val="00E04CA3"/>
    <w:rsid w:val="00E07A08"/>
    <w:rsid w:val="00E07A86"/>
    <w:rsid w:val="00E120DF"/>
    <w:rsid w:val="00E13612"/>
    <w:rsid w:val="00E17C10"/>
    <w:rsid w:val="00E20899"/>
    <w:rsid w:val="00E217D8"/>
    <w:rsid w:val="00E2417A"/>
    <w:rsid w:val="00E25011"/>
    <w:rsid w:val="00E2555F"/>
    <w:rsid w:val="00E27608"/>
    <w:rsid w:val="00E34AE7"/>
    <w:rsid w:val="00E41B8F"/>
    <w:rsid w:val="00E4247F"/>
    <w:rsid w:val="00E432CB"/>
    <w:rsid w:val="00E43464"/>
    <w:rsid w:val="00E44E03"/>
    <w:rsid w:val="00E4627D"/>
    <w:rsid w:val="00E46976"/>
    <w:rsid w:val="00E50F4E"/>
    <w:rsid w:val="00E52ED6"/>
    <w:rsid w:val="00E62D04"/>
    <w:rsid w:val="00E64B48"/>
    <w:rsid w:val="00E66DD1"/>
    <w:rsid w:val="00E7342B"/>
    <w:rsid w:val="00E739D6"/>
    <w:rsid w:val="00E817F1"/>
    <w:rsid w:val="00E8536C"/>
    <w:rsid w:val="00E85FD3"/>
    <w:rsid w:val="00E8635A"/>
    <w:rsid w:val="00E91FF9"/>
    <w:rsid w:val="00E93469"/>
    <w:rsid w:val="00E9382C"/>
    <w:rsid w:val="00E95947"/>
    <w:rsid w:val="00EA2DC5"/>
    <w:rsid w:val="00EA57F3"/>
    <w:rsid w:val="00EA73B7"/>
    <w:rsid w:val="00EB04F7"/>
    <w:rsid w:val="00EB7675"/>
    <w:rsid w:val="00EC109C"/>
    <w:rsid w:val="00EC38CB"/>
    <w:rsid w:val="00EC4A70"/>
    <w:rsid w:val="00EC7CAF"/>
    <w:rsid w:val="00ED0BFE"/>
    <w:rsid w:val="00ED3B3A"/>
    <w:rsid w:val="00EE73E9"/>
    <w:rsid w:val="00EF0158"/>
    <w:rsid w:val="00EF1A3F"/>
    <w:rsid w:val="00EF1CD0"/>
    <w:rsid w:val="00EF3A42"/>
    <w:rsid w:val="00F0011C"/>
    <w:rsid w:val="00F0291C"/>
    <w:rsid w:val="00F03D9F"/>
    <w:rsid w:val="00F05919"/>
    <w:rsid w:val="00F06A3C"/>
    <w:rsid w:val="00F072A7"/>
    <w:rsid w:val="00F11B0B"/>
    <w:rsid w:val="00F17212"/>
    <w:rsid w:val="00F17B37"/>
    <w:rsid w:val="00F23FA5"/>
    <w:rsid w:val="00F266C2"/>
    <w:rsid w:val="00F26D56"/>
    <w:rsid w:val="00F33FF3"/>
    <w:rsid w:val="00F34BE3"/>
    <w:rsid w:val="00F3546E"/>
    <w:rsid w:val="00F43973"/>
    <w:rsid w:val="00F4715E"/>
    <w:rsid w:val="00F53152"/>
    <w:rsid w:val="00F6067C"/>
    <w:rsid w:val="00F614AC"/>
    <w:rsid w:val="00F6278C"/>
    <w:rsid w:val="00F6554B"/>
    <w:rsid w:val="00F758DC"/>
    <w:rsid w:val="00F76658"/>
    <w:rsid w:val="00F80984"/>
    <w:rsid w:val="00F81E87"/>
    <w:rsid w:val="00F86A10"/>
    <w:rsid w:val="00F91D68"/>
    <w:rsid w:val="00F921D2"/>
    <w:rsid w:val="00F97A8A"/>
    <w:rsid w:val="00FA3602"/>
    <w:rsid w:val="00FB27C0"/>
    <w:rsid w:val="00FB3BCC"/>
    <w:rsid w:val="00FB4E94"/>
    <w:rsid w:val="00FB5390"/>
    <w:rsid w:val="00FB7AEE"/>
    <w:rsid w:val="00FD0728"/>
    <w:rsid w:val="00FD0739"/>
    <w:rsid w:val="00FD102B"/>
    <w:rsid w:val="00FD1762"/>
    <w:rsid w:val="00FD5FB5"/>
    <w:rsid w:val="00FE163B"/>
    <w:rsid w:val="00FF0256"/>
    <w:rsid w:val="00FF0A69"/>
    <w:rsid w:val="00FF2D10"/>
    <w:rsid w:val="00FF4401"/>
    <w:rsid w:val="00FF5EAC"/>
    <w:rsid w:val="00FF6E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ADA9C"/>
  <w15:chartTrackingRefBased/>
  <w15:docId w15:val="{5B3AFD0A-CC34-4A32-A0CF-2E05E31C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iPriority="99" w:unhideWhenUsed="1"/>
    <w:lsdException w:name="HTML Typewriter" w:uiPriority="99"/>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Pr>
      <w:rFonts w:ascii="Arial" w:hAnsi="Arial"/>
      <w:lang w:val="en-US"/>
    </w:rPr>
  </w:style>
  <w:style w:type="paragraph" w:styleId="berschrift1">
    <w:name w:val="heading 1"/>
    <w:basedOn w:val="Standard"/>
    <w:next w:val="Standard"/>
    <w:link w:val="berschrift1Zchn"/>
    <w:uiPriority w:val="9"/>
    <w:qFormat/>
    <w:pPr>
      <w:keepNext/>
      <w:pageBreakBefore/>
      <w:numPr>
        <w:numId w:val="1"/>
      </w:numPr>
      <w:spacing w:before="240" w:after="60"/>
      <w:ind w:left="431" w:hanging="431"/>
      <w:outlineLvl w:val="0"/>
    </w:pPr>
    <w:rPr>
      <w:b/>
      <w:kern w:val="28"/>
      <w:sz w:val="28"/>
    </w:rPr>
  </w:style>
  <w:style w:type="paragraph" w:styleId="berschrift2">
    <w:name w:val="heading 2"/>
    <w:basedOn w:val="Standard"/>
    <w:next w:val="Standard"/>
    <w:qFormat/>
    <w:pPr>
      <w:keepNext/>
      <w:numPr>
        <w:ilvl w:val="1"/>
        <w:numId w:val="1"/>
      </w:numPr>
      <w:spacing w:before="240" w:after="60"/>
      <w:outlineLvl w:val="1"/>
    </w:pPr>
    <w:rPr>
      <w:b/>
      <w:i/>
      <w:sz w:val="24"/>
    </w:rPr>
  </w:style>
  <w:style w:type="paragraph" w:styleId="berschrift3">
    <w:name w:val="heading 3"/>
    <w:basedOn w:val="Standard"/>
    <w:next w:val="Standard"/>
    <w:qFormat/>
    <w:pPr>
      <w:keepNext/>
      <w:numPr>
        <w:ilvl w:val="2"/>
        <w:numId w:val="1"/>
      </w:numPr>
      <w:spacing w:before="240" w:after="60"/>
      <w:outlineLvl w:val="2"/>
    </w:pPr>
    <w:rPr>
      <w:b/>
      <w:sz w:val="24"/>
    </w:rPr>
  </w:style>
  <w:style w:type="paragraph" w:styleId="berschrift4">
    <w:name w:val="heading 4"/>
    <w:basedOn w:val="Standard"/>
    <w:next w:val="Standard"/>
    <w:qFormat/>
    <w:pPr>
      <w:keepNext/>
      <w:numPr>
        <w:ilvl w:val="3"/>
        <w:numId w:val="1"/>
      </w:numPr>
      <w:spacing w:before="240" w:after="60"/>
      <w:outlineLvl w:val="3"/>
    </w:pPr>
    <w:rPr>
      <w:b/>
      <w:i/>
      <w:sz w:val="24"/>
    </w:rPr>
  </w:style>
  <w:style w:type="paragraph" w:styleId="berschrift5">
    <w:name w:val="heading 5"/>
    <w:basedOn w:val="Standard"/>
    <w:next w:val="Standard"/>
    <w:qFormat/>
    <w:pPr>
      <w:numPr>
        <w:ilvl w:val="4"/>
        <w:numId w:val="1"/>
      </w:numPr>
      <w:spacing w:before="240" w:after="60"/>
      <w:outlineLvl w:val="4"/>
    </w:pPr>
    <w:rPr>
      <w:sz w:val="22"/>
    </w:rPr>
  </w:style>
  <w:style w:type="paragraph" w:styleId="berschrift6">
    <w:name w:val="heading 6"/>
    <w:basedOn w:val="Standard"/>
    <w:next w:val="Standard"/>
    <w:qFormat/>
    <w:pPr>
      <w:numPr>
        <w:ilvl w:val="5"/>
        <w:numId w:val="1"/>
      </w:numPr>
      <w:spacing w:before="240" w:after="60"/>
      <w:outlineLvl w:val="5"/>
    </w:pPr>
    <w:rPr>
      <w:i/>
      <w:sz w:val="22"/>
    </w:rPr>
  </w:style>
  <w:style w:type="paragraph" w:styleId="berschrift7">
    <w:name w:val="heading 7"/>
    <w:basedOn w:val="Standard"/>
    <w:next w:val="Standard"/>
    <w:qFormat/>
    <w:pPr>
      <w:numPr>
        <w:ilvl w:val="6"/>
        <w:numId w:val="1"/>
      </w:numPr>
      <w:spacing w:before="240" w:after="60"/>
      <w:outlineLvl w:val="6"/>
    </w:pPr>
  </w:style>
  <w:style w:type="paragraph" w:styleId="berschrift8">
    <w:name w:val="heading 8"/>
    <w:basedOn w:val="Standard"/>
    <w:next w:val="Standard"/>
    <w:qFormat/>
    <w:pPr>
      <w:numPr>
        <w:ilvl w:val="7"/>
        <w:numId w:val="1"/>
      </w:numPr>
      <w:spacing w:before="240" w:after="60"/>
      <w:outlineLvl w:val="7"/>
    </w:pPr>
    <w:rPr>
      <w:i/>
    </w:rPr>
  </w:style>
  <w:style w:type="paragraph" w:styleId="berschrift9">
    <w:name w:val="heading 9"/>
    <w:basedOn w:val="Standard"/>
    <w:next w:val="Standard"/>
    <w:qFormat/>
    <w:pPr>
      <w:numPr>
        <w:ilvl w:val="8"/>
        <w:numId w:val="1"/>
      </w:numPr>
      <w:spacing w:before="240" w:after="6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right" w:pos="1701"/>
      </w:tabs>
    </w:pPr>
  </w:style>
  <w:style w:type="paragraph" w:styleId="Verzeichnis1">
    <w:name w:val="toc 1"/>
    <w:basedOn w:val="Standard"/>
    <w:next w:val="Standard"/>
    <w:autoRedefine/>
    <w:semiHidden/>
    <w:rPr>
      <w:b/>
    </w:rPr>
  </w:style>
  <w:style w:type="paragraph" w:styleId="Verzeichnis2">
    <w:name w:val="toc 2"/>
    <w:basedOn w:val="Standard"/>
    <w:next w:val="Standard"/>
    <w:autoRedefine/>
    <w:semiHidden/>
    <w:pPr>
      <w:tabs>
        <w:tab w:val="left" w:pos="800"/>
        <w:tab w:val="right" w:leader="dot" w:pos="9639"/>
      </w:tabs>
      <w:ind w:left="200"/>
    </w:pPr>
    <w:rPr>
      <w:smallCaps/>
      <w:noProof/>
    </w:rPr>
  </w:style>
  <w:style w:type="paragraph" w:styleId="Verzeichnis3">
    <w:name w:val="toc 3"/>
    <w:basedOn w:val="Standard"/>
    <w:next w:val="Standard"/>
    <w:autoRedefine/>
    <w:semiHidden/>
    <w:pPr>
      <w:tabs>
        <w:tab w:val="left" w:pos="1000"/>
        <w:tab w:val="right" w:leader="dot" w:pos="9639"/>
      </w:tabs>
      <w:ind w:left="400"/>
    </w:pPr>
    <w:rPr>
      <w:i/>
      <w:noProof/>
    </w:rPr>
  </w:style>
  <w:style w:type="paragraph" w:styleId="Index1">
    <w:name w:val="index 1"/>
    <w:basedOn w:val="Standard"/>
    <w:next w:val="Standard"/>
    <w:autoRedefine/>
    <w:semiHidden/>
    <w:pPr>
      <w:tabs>
        <w:tab w:val="right" w:leader="dot" w:pos="4175"/>
      </w:tabs>
      <w:ind w:left="200" w:hanging="200"/>
    </w:pPr>
  </w:style>
  <w:style w:type="paragraph" w:customStyle="1" w:styleId="Standard-Klein">
    <w:name w:val="Standard-Klein"/>
    <w:basedOn w:val="Standard"/>
    <w:rPr>
      <w:sz w:val="16"/>
    </w:rPr>
  </w:style>
  <w:style w:type="paragraph" w:styleId="Textkrper-Zeileneinzug">
    <w:name w:val="Body Text Indent"/>
    <w:basedOn w:val="Standard"/>
    <w:pPr>
      <w:ind w:left="1134"/>
    </w:pPr>
    <w:rPr>
      <w:sz w:val="24"/>
      <w:lang w:val="en-GB"/>
    </w:rPr>
  </w:style>
  <w:style w:type="character" w:styleId="Seitenzahl">
    <w:name w:val="page number"/>
    <w:basedOn w:val="Absatz-Standardschriftart"/>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styleId="Textkrper">
    <w:name w:val="Body Text"/>
    <w:basedOn w:val="Standard"/>
    <w:pPr>
      <w:jc w:val="both"/>
    </w:pPr>
  </w:style>
  <w:style w:type="paragraph" w:styleId="Textkrper-Einzug2">
    <w:name w:val="Body Text Indent 2"/>
    <w:basedOn w:val="Standard"/>
    <w:pPr>
      <w:ind w:left="360"/>
      <w:jc w:val="both"/>
    </w:pPr>
  </w:style>
  <w:style w:type="character" w:styleId="Hyperlink">
    <w:name w:val="Hyperlink"/>
    <w:uiPriority w:val="99"/>
    <w:rPr>
      <w:color w:val="0000FF"/>
      <w:u w:val="single"/>
    </w:rPr>
  </w:style>
  <w:style w:type="paragraph" w:styleId="Dokumentstruktur">
    <w:name w:val="Document Map"/>
    <w:basedOn w:val="Standard"/>
    <w:semiHidden/>
    <w:pPr>
      <w:shd w:val="clear" w:color="auto" w:fill="000080"/>
    </w:pPr>
    <w:rPr>
      <w:rFonts w:ascii="Tahoma" w:hAnsi="Tahoma" w:cs="Tahoma"/>
    </w:rPr>
  </w:style>
  <w:style w:type="paragraph" w:styleId="Textkrper-Einzug3">
    <w:name w:val="Body Text Indent 3"/>
    <w:basedOn w:val="Standard"/>
    <w:pPr>
      <w:ind w:left="360"/>
      <w:jc w:val="center"/>
    </w:pPr>
  </w:style>
  <w:style w:type="paragraph" w:styleId="Textkrper2">
    <w:name w:val="Body Text 2"/>
    <w:basedOn w:val="Standard"/>
    <w:pPr>
      <w:jc w:val="center"/>
    </w:pPr>
  </w:style>
  <w:style w:type="character" w:customStyle="1" w:styleId="BesuchterLink1">
    <w:name w:val="BesuchterLink1"/>
    <w:rPr>
      <w:color w:val="800080"/>
      <w:u w:val="single"/>
    </w:rPr>
  </w:style>
  <w:style w:type="paragraph" w:styleId="Abbildungsverzeichnis">
    <w:name w:val="table of figures"/>
    <w:basedOn w:val="Standard"/>
    <w:next w:val="Standard"/>
    <w:semiHidden/>
    <w:pPr>
      <w:tabs>
        <w:tab w:val="right" w:leader="dot" w:pos="9639"/>
      </w:tabs>
    </w:pPr>
    <w:rPr>
      <w:noProof/>
    </w:rPr>
  </w:style>
  <w:style w:type="paragraph" w:customStyle="1" w:styleId="berschrift">
    <w:name w:val="Überschrift"/>
    <w:basedOn w:val="berschrift1"/>
    <w:next w:val="Standard"/>
    <w:pPr>
      <w:pageBreakBefore w:val="0"/>
      <w:numPr>
        <w:numId w:val="0"/>
      </w:numPr>
    </w:pPr>
  </w:style>
  <w:style w:type="paragraph" w:styleId="Beschriftung">
    <w:name w:val="caption"/>
    <w:basedOn w:val="Standard"/>
    <w:next w:val="Standard"/>
    <w:qFormat/>
    <w:pPr>
      <w:spacing w:before="120" w:after="120"/>
      <w:jc w:val="center"/>
    </w:pPr>
    <w:rPr>
      <w:b/>
    </w:rPr>
  </w:style>
  <w:style w:type="paragraph" w:customStyle="1" w:styleId="Bild">
    <w:name w:val="Bild"/>
    <w:basedOn w:val="Standard"/>
    <w:pPr>
      <w:keepNext/>
      <w:keepLines/>
      <w:jc w:val="center"/>
    </w:pPr>
  </w:style>
  <w:style w:type="paragraph" w:customStyle="1" w:styleId="Standard-Absatz">
    <w:name w:val="Standard-Absatz"/>
    <w:basedOn w:val="Standard"/>
    <w:pPr>
      <w:spacing w:after="200"/>
      <w:jc w:val="both"/>
    </w:pPr>
  </w:style>
  <w:style w:type="paragraph" w:customStyle="1" w:styleId="Essential">
    <w:name w:val="Essential"/>
    <w:basedOn w:val="Standard"/>
    <w:pPr>
      <w:spacing w:before="120" w:after="120"/>
    </w:pPr>
    <w:rPr>
      <w:b/>
    </w:rPr>
  </w:style>
  <w:style w:type="paragraph" w:customStyle="1" w:styleId="InfoBlue">
    <w:name w:val="InfoBlue"/>
    <w:basedOn w:val="Standard"/>
    <w:next w:val="Standard"/>
    <w:autoRedefine/>
    <w:pPr>
      <w:widowControl w:val="0"/>
      <w:tabs>
        <w:tab w:val="left" w:pos="540"/>
        <w:tab w:val="left" w:pos="1260"/>
      </w:tabs>
      <w:spacing w:after="120" w:line="240" w:lineRule="atLeast"/>
    </w:pPr>
    <w:rPr>
      <w:rFonts w:ascii="Times New Roman" w:hAnsi="Times New Roman"/>
      <w:i/>
      <w:color w:val="0000FF"/>
      <w:lang w:eastAsia="en-US"/>
    </w:rPr>
  </w:style>
  <w:style w:type="paragraph" w:customStyle="1" w:styleId="Exception">
    <w:name w:val="Exception"/>
    <w:basedOn w:val="Standard"/>
    <w:rPr>
      <w:b/>
    </w:rPr>
  </w:style>
  <w:style w:type="character" w:styleId="Kommentarzeichen">
    <w:name w:val="annotation reference"/>
    <w:semiHidden/>
    <w:rPr>
      <w:sz w:val="16"/>
      <w:szCs w:val="16"/>
    </w:rPr>
  </w:style>
  <w:style w:type="paragraph" w:styleId="Kommentartext">
    <w:name w:val="annotation text"/>
    <w:basedOn w:val="Standard"/>
    <w:semiHidden/>
  </w:style>
  <w:style w:type="paragraph" w:customStyle="1" w:styleId="Design-Anmerkungen">
    <w:name w:val="Design-Anmerkungen"/>
    <w:basedOn w:val="Standard"/>
    <w:rPr>
      <w:i/>
      <w:iCs/>
      <w:lang w:val="de-DE"/>
    </w:rPr>
  </w:style>
  <w:style w:type="paragraph" w:styleId="Sprechblasentext">
    <w:name w:val="Balloon Text"/>
    <w:basedOn w:val="Standard"/>
    <w:semiHidden/>
    <w:rsid w:val="004F7D16"/>
    <w:rPr>
      <w:rFonts w:ascii="Tahoma" w:hAnsi="Tahoma" w:cs="Tahoma"/>
      <w:sz w:val="16"/>
      <w:szCs w:val="16"/>
    </w:rPr>
  </w:style>
  <w:style w:type="paragraph" w:styleId="berarbeitung">
    <w:name w:val="Revision"/>
    <w:hidden/>
    <w:uiPriority w:val="99"/>
    <w:semiHidden/>
    <w:rsid w:val="003D5A00"/>
    <w:rPr>
      <w:rFonts w:ascii="Arial" w:hAnsi="Arial"/>
      <w:lang w:val="en-US"/>
    </w:rPr>
  </w:style>
  <w:style w:type="paragraph" w:styleId="Titel">
    <w:name w:val="Title"/>
    <w:basedOn w:val="Standard"/>
    <w:next w:val="Standard"/>
    <w:link w:val="TitelZchn"/>
    <w:qFormat/>
    <w:rsid w:val="007E4FF0"/>
    <w:pPr>
      <w:spacing w:before="240" w:after="60"/>
      <w:jc w:val="center"/>
      <w:outlineLvl w:val="0"/>
    </w:pPr>
    <w:rPr>
      <w:rFonts w:ascii="Calibri Light" w:hAnsi="Calibri Light"/>
      <w:b/>
      <w:bCs/>
      <w:kern w:val="28"/>
      <w:sz w:val="32"/>
      <w:szCs w:val="32"/>
    </w:rPr>
  </w:style>
  <w:style w:type="character" w:customStyle="1" w:styleId="TitelZchn">
    <w:name w:val="Titel Zchn"/>
    <w:link w:val="Titel"/>
    <w:rsid w:val="007E4FF0"/>
    <w:rPr>
      <w:rFonts w:ascii="Calibri Light" w:eastAsia="Times New Roman" w:hAnsi="Calibri Light" w:cs="Times New Roman"/>
      <w:b/>
      <w:bCs/>
      <w:kern w:val="28"/>
      <w:sz w:val="32"/>
      <w:szCs w:val="32"/>
      <w:lang w:val="en-US"/>
    </w:rPr>
  </w:style>
  <w:style w:type="character" w:customStyle="1" w:styleId="berschrift1Zchn">
    <w:name w:val="Überschrift 1 Zchn"/>
    <w:basedOn w:val="Absatz-Standardschriftart"/>
    <w:link w:val="berschrift1"/>
    <w:uiPriority w:val="9"/>
    <w:rsid w:val="00FB27C0"/>
    <w:rPr>
      <w:rFonts w:ascii="Arial" w:hAnsi="Arial"/>
      <w:b/>
      <w:kern w:val="28"/>
      <w:sz w:val="28"/>
      <w:lang w:val="en-US"/>
    </w:rPr>
  </w:style>
  <w:style w:type="paragraph" w:styleId="StandardWeb">
    <w:name w:val="Normal (Web)"/>
    <w:basedOn w:val="Standard"/>
    <w:uiPriority w:val="99"/>
    <w:unhideWhenUsed/>
    <w:rsid w:val="0039403E"/>
    <w:pPr>
      <w:spacing w:before="100" w:beforeAutospacing="1" w:after="100" w:afterAutospacing="1"/>
    </w:pPr>
    <w:rPr>
      <w:rFonts w:ascii="Times New Roman" w:hAnsi="Times New Roman"/>
      <w:sz w:val="24"/>
      <w:szCs w:val="24"/>
      <w:lang w:val="de-DE"/>
    </w:rPr>
  </w:style>
  <w:style w:type="paragraph" w:styleId="HTMLVorformatiert">
    <w:name w:val="HTML Preformatted"/>
    <w:basedOn w:val="Standard"/>
    <w:link w:val="HTMLVorformatiertZchn"/>
    <w:uiPriority w:val="99"/>
    <w:unhideWhenUsed/>
    <w:rsid w:val="0002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de-DE"/>
    </w:rPr>
  </w:style>
  <w:style w:type="character" w:customStyle="1" w:styleId="HTMLVorformatiertZchn">
    <w:name w:val="HTML Vorformatiert Zchn"/>
    <w:basedOn w:val="Absatz-Standardschriftart"/>
    <w:link w:val="HTMLVorformatiert"/>
    <w:uiPriority w:val="99"/>
    <w:rsid w:val="00022FF0"/>
    <w:rPr>
      <w:rFonts w:ascii="Courier New" w:hAnsi="Courier New" w:cs="Courier New"/>
    </w:rPr>
  </w:style>
  <w:style w:type="character" w:styleId="BesuchterLink">
    <w:name w:val="FollowedHyperlink"/>
    <w:basedOn w:val="Absatz-Standardschriftart"/>
    <w:rsid w:val="001D3615"/>
    <w:rPr>
      <w:color w:val="954F72" w:themeColor="followedHyperlink"/>
      <w:u w:val="single"/>
    </w:rPr>
  </w:style>
  <w:style w:type="paragraph" w:styleId="Listenabsatz">
    <w:name w:val="List Paragraph"/>
    <w:basedOn w:val="Standard"/>
    <w:uiPriority w:val="34"/>
    <w:qFormat/>
    <w:rsid w:val="004279F5"/>
    <w:pPr>
      <w:ind w:left="720"/>
      <w:contextualSpacing/>
    </w:pPr>
  </w:style>
  <w:style w:type="character" w:styleId="HTMLSchreibmaschine">
    <w:name w:val="HTML Typewriter"/>
    <w:basedOn w:val="Absatz-Standardschriftart"/>
    <w:uiPriority w:val="99"/>
    <w:unhideWhenUsed/>
    <w:rsid w:val="009E21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09542">
      <w:bodyDiv w:val="1"/>
      <w:marLeft w:val="0"/>
      <w:marRight w:val="0"/>
      <w:marTop w:val="0"/>
      <w:marBottom w:val="0"/>
      <w:divBdr>
        <w:top w:val="none" w:sz="0" w:space="0" w:color="auto"/>
        <w:left w:val="none" w:sz="0" w:space="0" w:color="auto"/>
        <w:bottom w:val="none" w:sz="0" w:space="0" w:color="auto"/>
        <w:right w:val="none" w:sz="0" w:space="0" w:color="auto"/>
      </w:divBdr>
    </w:div>
    <w:div w:id="44841387">
      <w:bodyDiv w:val="1"/>
      <w:marLeft w:val="0"/>
      <w:marRight w:val="0"/>
      <w:marTop w:val="0"/>
      <w:marBottom w:val="0"/>
      <w:divBdr>
        <w:top w:val="none" w:sz="0" w:space="0" w:color="auto"/>
        <w:left w:val="none" w:sz="0" w:space="0" w:color="auto"/>
        <w:bottom w:val="none" w:sz="0" w:space="0" w:color="auto"/>
        <w:right w:val="none" w:sz="0" w:space="0" w:color="auto"/>
      </w:divBdr>
    </w:div>
    <w:div w:id="53747580">
      <w:bodyDiv w:val="1"/>
      <w:marLeft w:val="0"/>
      <w:marRight w:val="0"/>
      <w:marTop w:val="0"/>
      <w:marBottom w:val="0"/>
      <w:divBdr>
        <w:top w:val="none" w:sz="0" w:space="0" w:color="auto"/>
        <w:left w:val="none" w:sz="0" w:space="0" w:color="auto"/>
        <w:bottom w:val="none" w:sz="0" w:space="0" w:color="auto"/>
        <w:right w:val="none" w:sz="0" w:space="0" w:color="auto"/>
      </w:divBdr>
    </w:div>
    <w:div w:id="88166706">
      <w:bodyDiv w:val="1"/>
      <w:marLeft w:val="0"/>
      <w:marRight w:val="0"/>
      <w:marTop w:val="0"/>
      <w:marBottom w:val="0"/>
      <w:divBdr>
        <w:top w:val="none" w:sz="0" w:space="0" w:color="auto"/>
        <w:left w:val="none" w:sz="0" w:space="0" w:color="auto"/>
        <w:bottom w:val="none" w:sz="0" w:space="0" w:color="auto"/>
        <w:right w:val="none" w:sz="0" w:space="0" w:color="auto"/>
      </w:divBdr>
    </w:div>
    <w:div w:id="113326719">
      <w:bodyDiv w:val="1"/>
      <w:marLeft w:val="0"/>
      <w:marRight w:val="0"/>
      <w:marTop w:val="0"/>
      <w:marBottom w:val="0"/>
      <w:divBdr>
        <w:top w:val="none" w:sz="0" w:space="0" w:color="auto"/>
        <w:left w:val="none" w:sz="0" w:space="0" w:color="auto"/>
        <w:bottom w:val="none" w:sz="0" w:space="0" w:color="auto"/>
        <w:right w:val="none" w:sz="0" w:space="0" w:color="auto"/>
      </w:divBdr>
    </w:div>
    <w:div w:id="167985126">
      <w:bodyDiv w:val="1"/>
      <w:marLeft w:val="0"/>
      <w:marRight w:val="0"/>
      <w:marTop w:val="0"/>
      <w:marBottom w:val="0"/>
      <w:divBdr>
        <w:top w:val="none" w:sz="0" w:space="0" w:color="auto"/>
        <w:left w:val="none" w:sz="0" w:space="0" w:color="auto"/>
        <w:bottom w:val="none" w:sz="0" w:space="0" w:color="auto"/>
        <w:right w:val="none" w:sz="0" w:space="0" w:color="auto"/>
      </w:divBdr>
    </w:div>
    <w:div w:id="168834771">
      <w:bodyDiv w:val="1"/>
      <w:marLeft w:val="0"/>
      <w:marRight w:val="0"/>
      <w:marTop w:val="0"/>
      <w:marBottom w:val="0"/>
      <w:divBdr>
        <w:top w:val="none" w:sz="0" w:space="0" w:color="auto"/>
        <w:left w:val="none" w:sz="0" w:space="0" w:color="auto"/>
        <w:bottom w:val="none" w:sz="0" w:space="0" w:color="auto"/>
        <w:right w:val="none" w:sz="0" w:space="0" w:color="auto"/>
      </w:divBdr>
    </w:div>
    <w:div w:id="195588137">
      <w:bodyDiv w:val="1"/>
      <w:marLeft w:val="0"/>
      <w:marRight w:val="0"/>
      <w:marTop w:val="0"/>
      <w:marBottom w:val="0"/>
      <w:divBdr>
        <w:top w:val="none" w:sz="0" w:space="0" w:color="auto"/>
        <w:left w:val="none" w:sz="0" w:space="0" w:color="auto"/>
        <w:bottom w:val="none" w:sz="0" w:space="0" w:color="auto"/>
        <w:right w:val="none" w:sz="0" w:space="0" w:color="auto"/>
      </w:divBdr>
      <w:divsChild>
        <w:div w:id="399597728">
          <w:marLeft w:val="0"/>
          <w:marRight w:val="0"/>
          <w:marTop w:val="0"/>
          <w:marBottom w:val="0"/>
          <w:divBdr>
            <w:top w:val="none" w:sz="0" w:space="0" w:color="auto"/>
            <w:left w:val="none" w:sz="0" w:space="0" w:color="auto"/>
            <w:bottom w:val="none" w:sz="0" w:space="0" w:color="auto"/>
            <w:right w:val="none" w:sz="0" w:space="0" w:color="auto"/>
          </w:divBdr>
        </w:div>
      </w:divsChild>
    </w:div>
    <w:div w:id="197789706">
      <w:bodyDiv w:val="1"/>
      <w:marLeft w:val="0"/>
      <w:marRight w:val="0"/>
      <w:marTop w:val="0"/>
      <w:marBottom w:val="0"/>
      <w:divBdr>
        <w:top w:val="none" w:sz="0" w:space="0" w:color="auto"/>
        <w:left w:val="none" w:sz="0" w:space="0" w:color="auto"/>
        <w:bottom w:val="none" w:sz="0" w:space="0" w:color="auto"/>
        <w:right w:val="none" w:sz="0" w:space="0" w:color="auto"/>
      </w:divBdr>
    </w:div>
    <w:div w:id="247271283">
      <w:bodyDiv w:val="1"/>
      <w:marLeft w:val="0"/>
      <w:marRight w:val="0"/>
      <w:marTop w:val="0"/>
      <w:marBottom w:val="0"/>
      <w:divBdr>
        <w:top w:val="none" w:sz="0" w:space="0" w:color="auto"/>
        <w:left w:val="none" w:sz="0" w:space="0" w:color="auto"/>
        <w:bottom w:val="none" w:sz="0" w:space="0" w:color="auto"/>
        <w:right w:val="none" w:sz="0" w:space="0" w:color="auto"/>
      </w:divBdr>
    </w:div>
    <w:div w:id="308635993">
      <w:bodyDiv w:val="1"/>
      <w:marLeft w:val="0"/>
      <w:marRight w:val="0"/>
      <w:marTop w:val="0"/>
      <w:marBottom w:val="0"/>
      <w:divBdr>
        <w:top w:val="none" w:sz="0" w:space="0" w:color="auto"/>
        <w:left w:val="none" w:sz="0" w:space="0" w:color="auto"/>
        <w:bottom w:val="none" w:sz="0" w:space="0" w:color="auto"/>
        <w:right w:val="none" w:sz="0" w:space="0" w:color="auto"/>
      </w:divBdr>
    </w:div>
    <w:div w:id="329067124">
      <w:bodyDiv w:val="1"/>
      <w:marLeft w:val="0"/>
      <w:marRight w:val="0"/>
      <w:marTop w:val="0"/>
      <w:marBottom w:val="0"/>
      <w:divBdr>
        <w:top w:val="none" w:sz="0" w:space="0" w:color="auto"/>
        <w:left w:val="none" w:sz="0" w:space="0" w:color="auto"/>
        <w:bottom w:val="none" w:sz="0" w:space="0" w:color="auto"/>
        <w:right w:val="none" w:sz="0" w:space="0" w:color="auto"/>
      </w:divBdr>
    </w:div>
    <w:div w:id="333147130">
      <w:bodyDiv w:val="1"/>
      <w:marLeft w:val="0"/>
      <w:marRight w:val="0"/>
      <w:marTop w:val="0"/>
      <w:marBottom w:val="0"/>
      <w:divBdr>
        <w:top w:val="none" w:sz="0" w:space="0" w:color="auto"/>
        <w:left w:val="none" w:sz="0" w:space="0" w:color="auto"/>
        <w:bottom w:val="none" w:sz="0" w:space="0" w:color="auto"/>
        <w:right w:val="none" w:sz="0" w:space="0" w:color="auto"/>
      </w:divBdr>
      <w:divsChild>
        <w:div w:id="1902053327">
          <w:marLeft w:val="0"/>
          <w:marRight w:val="0"/>
          <w:marTop w:val="0"/>
          <w:marBottom w:val="0"/>
          <w:divBdr>
            <w:top w:val="none" w:sz="0" w:space="0" w:color="auto"/>
            <w:left w:val="none" w:sz="0" w:space="0" w:color="auto"/>
            <w:bottom w:val="none" w:sz="0" w:space="0" w:color="auto"/>
            <w:right w:val="none" w:sz="0" w:space="0" w:color="auto"/>
          </w:divBdr>
        </w:div>
      </w:divsChild>
    </w:div>
    <w:div w:id="347607017">
      <w:bodyDiv w:val="1"/>
      <w:marLeft w:val="0"/>
      <w:marRight w:val="0"/>
      <w:marTop w:val="0"/>
      <w:marBottom w:val="0"/>
      <w:divBdr>
        <w:top w:val="none" w:sz="0" w:space="0" w:color="auto"/>
        <w:left w:val="none" w:sz="0" w:space="0" w:color="auto"/>
        <w:bottom w:val="none" w:sz="0" w:space="0" w:color="auto"/>
        <w:right w:val="none" w:sz="0" w:space="0" w:color="auto"/>
      </w:divBdr>
    </w:div>
    <w:div w:id="358505383">
      <w:bodyDiv w:val="1"/>
      <w:marLeft w:val="0"/>
      <w:marRight w:val="0"/>
      <w:marTop w:val="0"/>
      <w:marBottom w:val="0"/>
      <w:divBdr>
        <w:top w:val="none" w:sz="0" w:space="0" w:color="auto"/>
        <w:left w:val="none" w:sz="0" w:space="0" w:color="auto"/>
        <w:bottom w:val="none" w:sz="0" w:space="0" w:color="auto"/>
        <w:right w:val="none" w:sz="0" w:space="0" w:color="auto"/>
      </w:divBdr>
    </w:div>
    <w:div w:id="381441977">
      <w:bodyDiv w:val="1"/>
      <w:marLeft w:val="0"/>
      <w:marRight w:val="0"/>
      <w:marTop w:val="0"/>
      <w:marBottom w:val="0"/>
      <w:divBdr>
        <w:top w:val="none" w:sz="0" w:space="0" w:color="auto"/>
        <w:left w:val="none" w:sz="0" w:space="0" w:color="auto"/>
        <w:bottom w:val="none" w:sz="0" w:space="0" w:color="auto"/>
        <w:right w:val="none" w:sz="0" w:space="0" w:color="auto"/>
      </w:divBdr>
    </w:div>
    <w:div w:id="388116551">
      <w:bodyDiv w:val="1"/>
      <w:marLeft w:val="0"/>
      <w:marRight w:val="0"/>
      <w:marTop w:val="0"/>
      <w:marBottom w:val="0"/>
      <w:divBdr>
        <w:top w:val="none" w:sz="0" w:space="0" w:color="auto"/>
        <w:left w:val="none" w:sz="0" w:space="0" w:color="auto"/>
        <w:bottom w:val="none" w:sz="0" w:space="0" w:color="auto"/>
        <w:right w:val="none" w:sz="0" w:space="0" w:color="auto"/>
      </w:divBdr>
    </w:div>
    <w:div w:id="399598650">
      <w:bodyDiv w:val="1"/>
      <w:marLeft w:val="0"/>
      <w:marRight w:val="0"/>
      <w:marTop w:val="0"/>
      <w:marBottom w:val="0"/>
      <w:divBdr>
        <w:top w:val="none" w:sz="0" w:space="0" w:color="auto"/>
        <w:left w:val="none" w:sz="0" w:space="0" w:color="auto"/>
        <w:bottom w:val="none" w:sz="0" w:space="0" w:color="auto"/>
        <w:right w:val="none" w:sz="0" w:space="0" w:color="auto"/>
      </w:divBdr>
    </w:div>
    <w:div w:id="431584694">
      <w:bodyDiv w:val="1"/>
      <w:marLeft w:val="0"/>
      <w:marRight w:val="0"/>
      <w:marTop w:val="0"/>
      <w:marBottom w:val="0"/>
      <w:divBdr>
        <w:top w:val="none" w:sz="0" w:space="0" w:color="auto"/>
        <w:left w:val="none" w:sz="0" w:space="0" w:color="auto"/>
        <w:bottom w:val="none" w:sz="0" w:space="0" w:color="auto"/>
        <w:right w:val="none" w:sz="0" w:space="0" w:color="auto"/>
      </w:divBdr>
    </w:div>
    <w:div w:id="456459412">
      <w:bodyDiv w:val="1"/>
      <w:marLeft w:val="0"/>
      <w:marRight w:val="0"/>
      <w:marTop w:val="0"/>
      <w:marBottom w:val="0"/>
      <w:divBdr>
        <w:top w:val="none" w:sz="0" w:space="0" w:color="auto"/>
        <w:left w:val="none" w:sz="0" w:space="0" w:color="auto"/>
        <w:bottom w:val="none" w:sz="0" w:space="0" w:color="auto"/>
        <w:right w:val="none" w:sz="0" w:space="0" w:color="auto"/>
      </w:divBdr>
    </w:div>
    <w:div w:id="464198649">
      <w:bodyDiv w:val="1"/>
      <w:marLeft w:val="0"/>
      <w:marRight w:val="0"/>
      <w:marTop w:val="0"/>
      <w:marBottom w:val="0"/>
      <w:divBdr>
        <w:top w:val="none" w:sz="0" w:space="0" w:color="auto"/>
        <w:left w:val="none" w:sz="0" w:space="0" w:color="auto"/>
        <w:bottom w:val="none" w:sz="0" w:space="0" w:color="auto"/>
        <w:right w:val="none" w:sz="0" w:space="0" w:color="auto"/>
      </w:divBdr>
    </w:div>
    <w:div w:id="523910048">
      <w:bodyDiv w:val="1"/>
      <w:marLeft w:val="0"/>
      <w:marRight w:val="0"/>
      <w:marTop w:val="0"/>
      <w:marBottom w:val="0"/>
      <w:divBdr>
        <w:top w:val="none" w:sz="0" w:space="0" w:color="auto"/>
        <w:left w:val="none" w:sz="0" w:space="0" w:color="auto"/>
        <w:bottom w:val="none" w:sz="0" w:space="0" w:color="auto"/>
        <w:right w:val="none" w:sz="0" w:space="0" w:color="auto"/>
      </w:divBdr>
    </w:div>
    <w:div w:id="532232655">
      <w:bodyDiv w:val="1"/>
      <w:marLeft w:val="0"/>
      <w:marRight w:val="0"/>
      <w:marTop w:val="0"/>
      <w:marBottom w:val="0"/>
      <w:divBdr>
        <w:top w:val="none" w:sz="0" w:space="0" w:color="auto"/>
        <w:left w:val="none" w:sz="0" w:space="0" w:color="auto"/>
        <w:bottom w:val="none" w:sz="0" w:space="0" w:color="auto"/>
        <w:right w:val="none" w:sz="0" w:space="0" w:color="auto"/>
      </w:divBdr>
    </w:div>
    <w:div w:id="542789135">
      <w:bodyDiv w:val="1"/>
      <w:marLeft w:val="0"/>
      <w:marRight w:val="0"/>
      <w:marTop w:val="0"/>
      <w:marBottom w:val="0"/>
      <w:divBdr>
        <w:top w:val="none" w:sz="0" w:space="0" w:color="auto"/>
        <w:left w:val="none" w:sz="0" w:space="0" w:color="auto"/>
        <w:bottom w:val="none" w:sz="0" w:space="0" w:color="auto"/>
        <w:right w:val="none" w:sz="0" w:space="0" w:color="auto"/>
      </w:divBdr>
    </w:div>
    <w:div w:id="548421398">
      <w:bodyDiv w:val="1"/>
      <w:marLeft w:val="0"/>
      <w:marRight w:val="0"/>
      <w:marTop w:val="0"/>
      <w:marBottom w:val="0"/>
      <w:divBdr>
        <w:top w:val="none" w:sz="0" w:space="0" w:color="auto"/>
        <w:left w:val="none" w:sz="0" w:space="0" w:color="auto"/>
        <w:bottom w:val="none" w:sz="0" w:space="0" w:color="auto"/>
        <w:right w:val="none" w:sz="0" w:space="0" w:color="auto"/>
      </w:divBdr>
    </w:div>
    <w:div w:id="599719949">
      <w:bodyDiv w:val="1"/>
      <w:marLeft w:val="0"/>
      <w:marRight w:val="0"/>
      <w:marTop w:val="0"/>
      <w:marBottom w:val="0"/>
      <w:divBdr>
        <w:top w:val="none" w:sz="0" w:space="0" w:color="auto"/>
        <w:left w:val="none" w:sz="0" w:space="0" w:color="auto"/>
        <w:bottom w:val="none" w:sz="0" w:space="0" w:color="auto"/>
        <w:right w:val="none" w:sz="0" w:space="0" w:color="auto"/>
      </w:divBdr>
    </w:div>
    <w:div w:id="628556353">
      <w:bodyDiv w:val="1"/>
      <w:marLeft w:val="0"/>
      <w:marRight w:val="0"/>
      <w:marTop w:val="0"/>
      <w:marBottom w:val="0"/>
      <w:divBdr>
        <w:top w:val="none" w:sz="0" w:space="0" w:color="auto"/>
        <w:left w:val="none" w:sz="0" w:space="0" w:color="auto"/>
        <w:bottom w:val="none" w:sz="0" w:space="0" w:color="auto"/>
        <w:right w:val="none" w:sz="0" w:space="0" w:color="auto"/>
      </w:divBdr>
    </w:div>
    <w:div w:id="718430960">
      <w:bodyDiv w:val="1"/>
      <w:marLeft w:val="0"/>
      <w:marRight w:val="0"/>
      <w:marTop w:val="0"/>
      <w:marBottom w:val="0"/>
      <w:divBdr>
        <w:top w:val="none" w:sz="0" w:space="0" w:color="auto"/>
        <w:left w:val="none" w:sz="0" w:space="0" w:color="auto"/>
        <w:bottom w:val="none" w:sz="0" w:space="0" w:color="auto"/>
        <w:right w:val="none" w:sz="0" w:space="0" w:color="auto"/>
      </w:divBdr>
    </w:div>
    <w:div w:id="747919079">
      <w:bodyDiv w:val="1"/>
      <w:marLeft w:val="0"/>
      <w:marRight w:val="0"/>
      <w:marTop w:val="0"/>
      <w:marBottom w:val="0"/>
      <w:divBdr>
        <w:top w:val="none" w:sz="0" w:space="0" w:color="auto"/>
        <w:left w:val="none" w:sz="0" w:space="0" w:color="auto"/>
        <w:bottom w:val="none" w:sz="0" w:space="0" w:color="auto"/>
        <w:right w:val="none" w:sz="0" w:space="0" w:color="auto"/>
      </w:divBdr>
    </w:div>
    <w:div w:id="836074823">
      <w:bodyDiv w:val="1"/>
      <w:marLeft w:val="0"/>
      <w:marRight w:val="0"/>
      <w:marTop w:val="0"/>
      <w:marBottom w:val="0"/>
      <w:divBdr>
        <w:top w:val="none" w:sz="0" w:space="0" w:color="auto"/>
        <w:left w:val="none" w:sz="0" w:space="0" w:color="auto"/>
        <w:bottom w:val="none" w:sz="0" w:space="0" w:color="auto"/>
        <w:right w:val="none" w:sz="0" w:space="0" w:color="auto"/>
      </w:divBdr>
    </w:div>
    <w:div w:id="952828807">
      <w:bodyDiv w:val="1"/>
      <w:marLeft w:val="0"/>
      <w:marRight w:val="0"/>
      <w:marTop w:val="0"/>
      <w:marBottom w:val="0"/>
      <w:divBdr>
        <w:top w:val="none" w:sz="0" w:space="0" w:color="auto"/>
        <w:left w:val="none" w:sz="0" w:space="0" w:color="auto"/>
        <w:bottom w:val="none" w:sz="0" w:space="0" w:color="auto"/>
        <w:right w:val="none" w:sz="0" w:space="0" w:color="auto"/>
      </w:divBdr>
    </w:div>
    <w:div w:id="956529037">
      <w:bodyDiv w:val="1"/>
      <w:marLeft w:val="0"/>
      <w:marRight w:val="0"/>
      <w:marTop w:val="0"/>
      <w:marBottom w:val="0"/>
      <w:divBdr>
        <w:top w:val="none" w:sz="0" w:space="0" w:color="auto"/>
        <w:left w:val="none" w:sz="0" w:space="0" w:color="auto"/>
        <w:bottom w:val="none" w:sz="0" w:space="0" w:color="auto"/>
        <w:right w:val="none" w:sz="0" w:space="0" w:color="auto"/>
      </w:divBdr>
    </w:div>
    <w:div w:id="967517320">
      <w:bodyDiv w:val="1"/>
      <w:marLeft w:val="0"/>
      <w:marRight w:val="0"/>
      <w:marTop w:val="0"/>
      <w:marBottom w:val="0"/>
      <w:divBdr>
        <w:top w:val="none" w:sz="0" w:space="0" w:color="auto"/>
        <w:left w:val="none" w:sz="0" w:space="0" w:color="auto"/>
        <w:bottom w:val="none" w:sz="0" w:space="0" w:color="auto"/>
        <w:right w:val="none" w:sz="0" w:space="0" w:color="auto"/>
      </w:divBdr>
    </w:div>
    <w:div w:id="972252431">
      <w:bodyDiv w:val="1"/>
      <w:marLeft w:val="0"/>
      <w:marRight w:val="0"/>
      <w:marTop w:val="0"/>
      <w:marBottom w:val="0"/>
      <w:divBdr>
        <w:top w:val="none" w:sz="0" w:space="0" w:color="auto"/>
        <w:left w:val="none" w:sz="0" w:space="0" w:color="auto"/>
        <w:bottom w:val="none" w:sz="0" w:space="0" w:color="auto"/>
        <w:right w:val="none" w:sz="0" w:space="0" w:color="auto"/>
      </w:divBdr>
    </w:div>
    <w:div w:id="981159131">
      <w:bodyDiv w:val="1"/>
      <w:marLeft w:val="0"/>
      <w:marRight w:val="0"/>
      <w:marTop w:val="0"/>
      <w:marBottom w:val="0"/>
      <w:divBdr>
        <w:top w:val="none" w:sz="0" w:space="0" w:color="auto"/>
        <w:left w:val="none" w:sz="0" w:space="0" w:color="auto"/>
        <w:bottom w:val="none" w:sz="0" w:space="0" w:color="auto"/>
        <w:right w:val="none" w:sz="0" w:space="0" w:color="auto"/>
      </w:divBdr>
    </w:div>
    <w:div w:id="994452587">
      <w:bodyDiv w:val="1"/>
      <w:marLeft w:val="0"/>
      <w:marRight w:val="0"/>
      <w:marTop w:val="0"/>
      <w:marBottom w:val="0"/>
      <w:divBdr>
        <w:top w:val="none" w:sz="0" w:space="0" w:color="auto"/>
        <w:left w:val="none" w:sz="0" w:space="0" w:color="auto"/>
        <w:bottom w:val="none" w:sz="0" w:space="0" w:color="auto"/>
        <w:right w:val="none" w:sz="0" w:space="0" w:color="auto"/>
      </w:divBdr>
    </w:div>
    <w:div w:id="996419739">
      <w:bodyDiv w:val="1"/>
      <w:marLeft w:val="0"/>
      <w:marRight w:val="0"/>
      <w:marTop w:val="0"/>
      <w:marBottom w:val="0"/>
      <w:divBdr>
        <w:top w:val="none" w:sz="0" w:space="0" w:color="auto"/>
        <w:left w:val="none" w:sz="0" w:space="0" w:color="auto"/>
        <w:bottom w:val="none" w:sz="0" w:space="0" w:color="auto"/>
        <w:right w:val="none" w:sz="0" w:space="0" w:color="auto"/>
      </w:divBdr>
    </w:div>
    <w:div w:id="999889869">
      <w:bodyDiv w:val="1"/>
      <w:marLeft w:val="0"/>
      <w:marRight w:val="0"/>
      <w:marTop w:val="0"/>
      <w:marBottom w:val="0"/>
      <w:divBdr>
        <w:top w:val="none" w:sz="0" w:space="0" w:color="auto"/>
        <w:left w:val="none" w:sz="0" w:space="0" w:color="auto"/>
        <w:bottom w:val="none" w:sz="0" w:space="0" w:color="auto"/>
        <w:right w:val="none" w:sz="0" w:space="0" w:color="auto"/>
      </w:divBdr>
    </w:div>
    <w:div w:id="1002775597">
      <w:bodyDiv w:val="1"/>
      <w:marLeft w:val="0"/>
      <w:marRight w:val="0"/>
      <w:marTop w:val="0"/>
      <w:marBottom w:val="0"/>
      <w:divBdr>
        <w:top w:val="none" w:sz="0" w:space="0" w:color="auto"/>
        <w:left w:val="none" w:sz="0" w:space="0" w:color="auto"/>
        <w:bottom w:val="none" w:sz="0" w:space="0" w:color="auto"/>
        <w:right w:val="none" w:sz="0" w:space="0" w:color="auto"/>
      </w:divBdr>
    </w:div>
    <w:div w:id="1024986861">
      <w:bodyDiv w:val="1"/>
      <w:marLeft w:val="0"/>
      <w:marRight w:val="0"/>
      <w:marTop w:val="0"/>
      <w:marBottom w:val="0"/>
      <w:divBdr>
        <w:top w:val="none" w:sz="0" w:space="0" w:color="auto"/>
        <w:left w:val="none" w:sz="0" w:space="0" w:color="auto"/>
        <w:bottom w:val="none" w:sz="0" w:space="0" w:color="auto"/>
        <w:right w:val="none" w:sz="0" w:space="0" w:color="auto"/>
      </w:divBdr>
    </w:div>
    <w:div w:id="1039864639">
      <w:bodyDiv w:val="1"/>
      <w:marLeft w:val="0"/>
      <w:marRight w:val="0"/>
      <w:marTop w:val="0"/>
      <w:marBottom w:val="0"/>
      <w:divBdr>
        <w:top w:val="none" w:sz="0" w:space="0" w:color="auto"/>
        <w:left w:val="none" w:sz="0" w:space="0" w:color="auto"/>
        <w:bottom w:val="none" w:sz="0" w:space="0" w:color="auto"/>
        <w:right w:val="none" w:sz="0" w:space="0" w:color="auto"/>
      </w:divBdr>
    </w:div>
    <w:div w:id="1054698105">
      <w:bodyDiv w:val="1"/>
      <w:marLeft w:val="0"/>
      <w:marRight w:val="0"/>
      <w:marTop w:val="0"/>
      <w:marBottom w:val="0"/>
      <w:divBdr>
        <w:top w:val="none" w:sz="0" w:space="0" w:color="auto"/>
        <w:left w:val="none" w:sz="0" w:space="0" w:color="auto"/>
        <w:bottom w:val="none" w:sz="0" w:space="0" w:color="auto"/>
        <w:right w:val="none" w:sz="0" w:space="0" w:color="auto"/>
      </w:divBdr>
    </w:div>
    <w:div w:id="1065297486">
      <w:bodyDiv w:val="1"/>
      <w:marLeft w:val="0"/>
      <w:marRight w:val="0"/>
      <w:marTop w:val="0"/>
      <w:marBottom w:val="0"/>
      <w:divBdr>
        <w:top w:val="none" w:sz="0" w:space="0" w:color="auto"/>
        <w:left w:val="none" w:sz="0" w:space="0" w:color="auto"/>
        <w:bottom w:val="none" w:sz="0" w:space="0" w:color="auto"/>
        <w:right w:val="none" w:sz="0" w:space="0" w:color="auto"/>
      </w:divBdr>
    </w:div>
    <w:div w:id="1106147741">
      <w:bodyDiv w:val="1"/>
      <w:marLeft w:val="0"/>
      <w:marRight w:val="0"/>
      <w:marTop w:val="0"/>
      <w:marBottom w:val="0"/>
      <w:divBdr>
        <w:top w:val="none" w:sz="0" w:space="0" w:color="auto"/>
        <w:left w:val="none" w:sz="0" w:space="0" w:color="auto"/>
        <w:bottom w:val="none" w:sz="0" w:space="0" w:color="auto"/>
        <w:right w:val="none" w:sz="0" w:space="0" w:color="auto"/>
      </w:divBdr>
    </w:div>
    <w:div w:id="1197087958">
      <w:bodyDiv w:val="1"/>
      <w:marLeft w:val="0"/>
      <w:marRight w:val="0"/>
      <w:marTop w:val="0"/>
      <w:marBottom w:val="0"/>
      <w:divBdr>
        <w:top w:val="none" w:sz="0" w:space="0" w:color="auto"/>
        <w:left w:val="none" w:sz="0" w:space="0" w:color="auto"/>
        <w:bottom w:val="none" w:sz="0" w:space="0" w:color="auto"/>
        <w:right w:val="none" w:sz="0" w:space="0" w:color="auto"/>
      </w:divBdr>
    </w:div>
    <w:div w:id="1239317438">
      <w:bodyDiv w:val="1"/>
      <w:marLeft w:val="0"/>
      <w:marRight w:val="0"/>
      <w:marTop w:val="0"/>
      <w:marBottom w:val="0"/>
      <w:divBdr>
        <w:top w:val="none" w:sz="0" w:space="0" w:color="auto"/>
        <w:left w:val="none" w:sz="0" w:space="0" w:color="auto"/>
        <w:bottom w:val="none" w:sz="0" w:space="0" w:color="auto"/>
        <w:right w:val="none" w:sz="0" w:space="0" w:color="auto"/>
      </w:divBdr>
    </w:div>
    <w:div w:id="1247231884">
      <w:bodyDiv w:val="1"/>
      <w:marLeft w:val="0"/>
      <w:marRight w:val="0"/>
      <w:marTop w:val="0"/>
      <w:marBottom w:val="0"/>
      <w:divBdr>
        <w:top w:val="none" w:sz="0" w:space="0" w:color="auto"/>
        <w:left w:val="none" w:sz="0" w:space="0" w:color="auto"/>
        <w:bottom w:val="none" w:sz="0" w:space="0" w:color="auto"/>
        <w:right w:val="none" w:sz="0" w:space="0" w:color="auto"/>
      </w:divBdr>
    </w:div>
    <w:div w:id="1250042398">
      <w:bodyDiv w:val="1"/>
      <w:marLeft w:val="0"/>
      <w:marRight w:val="0"/>
      <w:marTop w:val="0"/>
      <w:marBottom w:val="0"/>
      <w:divBdr>
        <w:top w:val="none" w:sz="0" w:space="0" w:color="auto"/>
        <w:left w:val="none" w:sz="0" w:space="0" w:color="auto"/>
        <w:bottom w:val="none" w:sz="0" w:space="0" w:color="auto"/>
        <w:right w:val="none" w:sz="0" w:space="0" w:color="auto"/>
      </w:divBdr>
    </w:div>
    <w:div w:id="1266379086">
      <w:bodyDiv w:val="1"/>
      <w:marLeft w:val="0"/>
      <w:marRight w:val="0"/>
      <w:marTop w:val="0"/>
      <w:marBottom w:val="0"/>
      <w:divBdr>
        <w:top w:val="none" w:sz="0" w:space="0" w:color="auto"/>
        <w:left w:val="none" w:sz="0" w:space="0" w:color="auto"/>
        <w:bottom w:val="none" w:sz="0" w:space="0" w:color="auto"/>
        <w:right w:val="none" w:sz="0" w:space="0" w:color="auto"/>
      </w:divBdr>
    </w:div>
    <w:div w:id="1286816861">
      <w:bodyDiv w:val="1"/>
      <w:marLeft w:val="0"/>
      <w:marRight w:val="0"/>
      <w:marTop w:val="0"/>
      <w:marBottom w:val="0"/>
      <w:divBdr>
        <w:top w:val="none" w:sz="0" w:space="0" w:color="auto"/>
        <w:left w:val="none" w:sz="0" w:space="0" w:color="auto"/>
        <w:bottom w:val="none" w:sz="0" w:space="0" w:color="auto"/>
        <w:right w:val="none" w:sz="0" w:space="0" w:color="auto"/>
      </w:divBdr>
    </w:div>
    <w:div w:id="1321541355">
      <w:bodyDiv w:val="1"/>
      <w:marLeft w:val="0"/>
      <w:marRight w:val="0"/>
      <w:marTop w:val="0"/>
      <w:marBottom w:val="0"/>
      <w:divBdr>
        <w:top w:val="none" w:sz="0" w:space="0" w:color="auto"/>
        <w:left w:val="none" w:sz="0" w:space="0" w:color="auto"/>
        <w:bottom w:val="none" w:sz="0" w:space="0" w:color="auto"/>
        <w:right w:val="none" w:sz="0" w:space="0" w:color="auto"/>
      </w:divBdr>
    </w:div>
    <w:div w:id="1346594835">
      <w:bodyDiv w:val="1"/>
      <w:marLeft w:val="0"/>
      <w:marRight w:val="0"/>
      <w:marTop w:val="0"/>
      <w:marBottom w:val="0"/>
      <w:divBdr>
        <w:top w:val="none" w:sz="0" w:space="0" w:color="auto"/>
        <w:left w:val="none" w:sz="0" w:space="0" w:color="auto"/>
        <w:bottom w:val="none" w:sz="0" w:space="0" w:color="auto"/>
        <w:right w:val="none" w:sz="0" w:space="0" w:color="auto"/>
      </w:divBdr>
    </w:div>
    <w:div w:id="1351227264">
      <w:bodyDiv w:val="1"/>
      <w:marLeft w:val="0"/>
      <w:marRight w:val="0"/>
      <w:marTop w:val="0"/>
      <w:marBottom w:val="0"/>
      <w:divBdr>
        <w:top w:val="none" w:sz="0" w:space="0" w:color="auto"/>
        <w:left w:val="none" w:sz="0" w:space="0" w:color="auto"/>
        <w:bottom w:val="none" w:sz="0" w:space="0" w:color="auto"/>
        <w:right w:val="none" w:sz="0" w:space="0" w:color="auto"/>
      </w:divBdr>
    </w:div>
    <w:div w:id="1365054758">
      <w:bodyDiv w:val="1"/>
      <w:marLeft w:val="0"/>
      <w:marRight w:val="0"/>
      <w:marTop w:val="0"/>
      <w:marBottom w:val="0"/>
      <w:divBdr>
        <w:top w:val="none" w:sz="0" w:space="0" w:color="auto"/>
        <w:left w:val="none" w:sz="0" w:space="0" w:color="auto"/>
        <w:bottom w:val="none" w:sz="0" w:space="0" w:color="auto"/>
        <w:right w:val="none" w:sz="0" w:space="0" w:color="auto"/>
      </w:divBdr>
    </w:div>
    <w:div w:id="1380517674">
      <w:bodyDiv w:val="1"/>
      <w:marLeft w:val="0"/>
      <w:marRight w:val="0"/>
      <w:marTop w:val="0"/>
      <w:marBottom w:val="0"/>
      <w:divBdr>
        <w:top w:val="none" w:sz="0" w:space="0" w:color="auto"/>
        <w:left w:val="none" w:sz="0" w:space="0" w:color="auto"/>
        <w:bottom w:val="none" w:sz="0" w:space="0" w:color="auto"/>
        <w:right w:val="none" w:sz="0" w:space="0" w:color="auto"/>
      </w:divBdr>
    </w:div>
    <w:div w:id="1408571686">
      <w:bodyDiv w:val="1"/>
      <w:marLeft w:val="0"/>
      <w:marRight w:val="0"/>
      <w:marTop w:val="0"/>
      <w:marBottom w:val="0"/>
      <w:divBdr>
        <w:top w:val="none" w:sz="0" w:space="0" w:color="auto"/>
        <w:left w:val="none" w:sz="0" w:space="0" w:color="auto"/>
        <w:bottom w:val="none" w:sz="0" w:space="0" w:color="auto"/>
        <w:right w:val="none" w:sz="0" w:space="0" w:color="auto"/>
      </w:divBdr>
    </w:div>
    <w:div w:id="1421482216">
      <w:bodyDiv w:val="1"/>
      <w:marLeft w:val="0"/>
      <w:marRight w:val="0"/>
      <w:marTop w:val="0"/>
      <w:marBottom w:val="0"/>
      <w:divBdr>
        <w:top w:val="none" w:sz="0" w:space="0" w:color="auto"/>
        <w:left w:val="none" w:sz="0" w:space="0" w:color="auto"/>
        <w:bottom w:val="none" w:sz="0" w:space="0" w:color="auto"/>
        <w:right w:val="none" w:sz="0" w:space="0" w:color="auto"/>
      </w:divBdr>
    </w:div>
    <w:div w:id="1436831001">
      <w:bodyDiv w:val="1"/>
      <w:marLeft w:val="0"/>
      <w:marRight w:val="0"/>
      <w:marTop w:val="0"/>
      <w:marBottom w:val="0"/>
      <w:divBdr>
        <w:top w:val="none" w:sz="0" w:space="0" w:color="auto"/>
        <w:left w:val="none" w:sz="0" w:space="0" w:color="auto"/>
        <w:bottom w:val="none" w:sz="0" w:space="0" w:color="auto"/>
        <w:right w:val="none" w:sz="0" w:space="0" w:color="auto"/>
      </w:divBdr>
    </w:div>
    <w:div w:id="1530799593">
      <w:bodyDiv w:val="1"/>
      <w:marLeft w:val="0"/>
      <w:marRight w:val="0"/>
      <w:marTop w:val="0"/>
      <w:marBottom w:val="0"/>
      <w:divBdr>
        <w:top w:val="none" w:sz="0" w:space="0" w:color="auto"/>
        <w:left w:val="none" w:sz="0" w:space="0" w:color="auto"/>
        <w:bottom w:val="none" w:sz="0" w:space="0" w:color="auto"/>
        <w:right w:val="none" w:sz="0" w:space="0" w:color="auto"/>
      </w:divBdr>
    </w:div>
    <w:div w:id="1655648492">
      <w:bodyDiv w:val="1"/>
      <w:marLeft w:val="0"/>
      <w:marRight w:val="0"/>
      <w:marTop w:val="0"/>
      <w:marBottom w:val="0"/>
      <w:divBdr>
        <w:top w:val="none" w:sz="0" w:space="0" w:color="auto"/>
        <w:left w:val="none" w:sz="0" w:space="0" w:color="auto"/>
        <w:bottom w:val="none" w:sz="0" w:space="0" w:color="auto"/>
        <w:right w:val="none" w:sz="0" w:space="0" w:color="auto"/>
      </w:divBdr>
    </w:div>
    <w:div w:id="1675064511">
      <w:bodyDiv w:val="1"/>
      <w:marLeft w:val="0"/>
      <w:marRight w:val="0"/>
      <w:marTop w:val="0"/>
      <w:marBottom w:val="0"/>
      <w:divBdr>
        <w:top w:val="none" w:sz="0" w:space="0" w:color="auto"/>
        <w:left w:val="none" w:sz="0" w:space="0" w:color="auto"/>
        <w:bottom w:val="none" w:sz="0" w:space="0" w:color="auto"/>
        <w:right w:val="none" w:sz="0" w:space="0" w:color="auto"/>
      </w:divBdr>
    </w:div>
    <w:div w:id="1697928679">
      <w:bodyDiv w:val="1"/>
      <w:marLeft w:val="0"/>
      <w:marRight w:val="0"/>
      <w:marTop w:val="0"/>
      <w:marBottom w:val="0"/>
      <w:divBdr>
        <w:top w:val="none" w:sz="0" w:space="0" w:color="auto"/>
        <w:left w:val="none" w:sz="0" w:space="0" w:color="auto"/>
        <w:bottom w:val="none" w:sz="0" w:space="0" w:color="auto"/>
        <w:right w:val="none" w:sz="0" w:space="0" w:color="auto"/>
      </w:divBdr>
    </w:div>
    <w:div w:id="1709988173">
      <w:bodyDiv w:val="1"/>
      <w:marLeft w:val="0"/>
      <w:marRight w:val="0"/>
      <w:marTop w:val="0"/>
      <w:marBottom w:val="0"/>
      <w:divBdr>
        <w:top w:val="none" w:sz="0" w:space="0" w:color="auto"/>
        <w:left w:val="none" w:sz="0" w:space="0" w:color="auto"/>
        <w:bottom w:val="none" w:sz="0" w:space="0" w:color="auto"/>
        <w:right w:val="none" w:sz="0" w:space="0" w:color="auto"/>
      </w:divBdr>
    </w:div>
    <w:div w:id="1778672026">
      <w:bodyDiv w:val="1"/>
      <w:marLeft w:val="0"/>
      <w:marRight w:val="0"/>
      <w:marTop w:val="0"/>
      <w:marBottom w:val="0"/>
      <w:divBdr>
        <w:top w:val="none" w:sz="0" w:space="0" w:color="auto"/>
        <w:left w:val="none" w:sz="0" w:space="0" w:color="auto"/>
        <w:bottom w:val="none" w:sz="0" w:space="0" w:color="auto"/>
        <w:right w:val="none" w:sz="0" w:space="0" w:color="auto"/>
      </w:divBdr>
    </w:div>
    <w:div w:id="1784416276">
      <w:bodyDiv w:val="1"/>
      <w:marLeft w:val="0"/>
      <w:marRight w:val="0"/>
      <w:marTop w:val="0"/>
      <w:marBottom w:val="0"/>
      <w:divBdr>
        <w:top w:val="none" w:sz="0" w:space="0" w:color="auto"/>
        <w:left w:val="none" w:sz="0" w:space="0" w:color="auto"/>
        <w:bottom w:val="none" w:sz="0" w:space="0" w:color="auto"/>
        <w:right w:val="none" w:sz="0" w:space="0" w:color="auto"/>
      </w:divBdr>
    </w:div>
    <w:div w:id="1851485718">
      <w:bodyDiv w:val="1"/>
      <w:marLeft w:val="0"/>
      <w:marRight w:val="0"/>
      <w:marTop w:val="0"/>
      <w:marBottom w:val="0"/>
      <w:divBdr>
        <w:top w:val="none" w:sz="0" w:space="0" w:color="auto"/>
        <w:left w:val="none" w:sz="0" w:space="0" w:color="auto"/>
        <w:bottom w:val="none" w:sz="0" w:space="0" w:color="auto"/>
        <w:right w:val="none" w:sz="0" w:space="0" w:color="auto"/>
      </w:divBdr>
    </w:div>
    <w:div w:id="1856532821">
      <w:bodyDiv w:val="1"/>
      <w:marLeft w:val="0"/>
      <w:marRight w:val="0"/>
      <w:marTop w:val="0"/>
      <w:marBottom w:val="0"/>
      <w:divBdr>
        <w:top w:val="none" w:sz="0" w:space="0" w:color="auto"/>
        <w:left w:val="none" w:sz="0" w:space="0" w:color="auto"/>
        <w:bottom w:val="none" w:sz="0" w:space="0" w:color="auto"/>
        <w:right w:val="none" w:sz="0" w:space="0" w:color="auto"/>
      </w:divBdr>
    </w:div>
    <w:div w:id="1880319578">
      <w:bodyDiv w:val="1"/>
      <w:marLeft w:val="0"/>
      <w:marRight w:val="0"/>
      <w:marTop w:val="0"/>
      <w:marBottom w:val="0"/>
      <w:divBdr>
        <w:top w:val="none" w:sz="0" w:space="0" w:color="auto"/>
        <w:left w:val="none" w:sz="0" w:space="0" w:color="auto"/>
        <w:bottom w:val="none" w:sz="0" w:space="0" w:color="auto"/>
        <w:right w:val="none" w:sz="0" w:space="0" w:color="auto"/>
      </w:divBdr>
    </w:div>
    <w:div w:id="1910075764">
      <w:bodyDiv w:val="1"/>
      <w:marLeft w:val="0"/>
      <w:marRight w:val="0"/>
      <w:marTop w:val="0"/>
      <w:marBottom w:val="0"/>
      <w:divBdr>
        <w:top w:val="none" w:sz="0" w:space="0" w:color="auto"/>
        <w:left w:val="none" w:sz="0" w:space="0" w:color="auto"/>
        <w:bottom w:val="none" w:sz="0" w:space="0" w:color="auto"/>
        <w:right w:val="none" w:sz="0" w:space="0" w:color="auto"/>
      </w:divBdr>
    </w:div>
    <w:div w:id="2011634046">
      <w:bodyDiv w:val="1"/>
      <w:marLeft w:val="0"/>
      <w:marRight w:val="0"/>
      <w:marTop w:val="0"/>
      <w:marBottom w:val="0"/>
      <w:divBdr>
        <w:top w:val="none" w:sz="0" w:space="0" w:color="auto"/>
        <w:left w:val="none" w:sz="0" w:space="0" w:color="auto"/>
        <w:bottom w:val="none" w:sz="0" w:space="0" w:color="auto"/>
        <w:right w:val="none" w:sz="0" w:space="0" w:color="auto"/>
      </w:divBdr>
    </w:div>
    <w:div w:id="2038386017">
      <w:bodyDiv w:val="1"/>
      <w:marLeft w:val="0"/>
      <w:marRight w:val="0"/>
      <w:marTop w:val="0"/>
      <w:marBottom w:val="0"/>
      <w:divBdr>
        <w:top w:val="none" w:sz="0" w:space="0" w:color="auto"/>
        <w:left w:val="none" w:sz="0" w:space="0" w:color="auto"/>
        <w:bottom w:val="none" w:sz="0" w:space="0" w:color="auto"/>
        <w:right w:val="none" w:sz="0" w:space="0" w:color="auto"/>
      </w:divBdr>
    </w:div>
    <w:div w:id="2070764816">
      <w:bodyDiv w:val="1"/>
      <w:marLeft w:val="0"/>
      <w:marRight w:val="0"/>
      <w:marTop w:val="0"/>
      <w:marBottom w:val="0"/>
      <w:divBdr>
        <w:top w:val="none" w:sz="0" w:space="0" w:color="auto"/>
        <w:left w:val="none" w:sz="0" w:space="0" w:color="auto"/>
        <w:bottom w:val="none" w:sz="0" w:space="0" w:color="auto"/>
        <w:right w:val="none" w:sz="0" w:space="0" w:color="auto"/>
      </w:divBdr>
    </w:div>
    <w:div w:id="2095784188">
      <w:bodyDiv w:val="1"/>
      <w:marLeft w:val="0"/>
      <w:marRight w:val="0"/>
      <w:marTop w:val="0"/>
      <w:marBottom w:val="0"/>
      <w:divBdr>
        <w:top w:val="none" w:sz="0" w:space="0" w:color="auto"/>
        <w:left w:val="none" w:sz="0" w:space="0" w:color="auto"/>
        <w:bottom w:val="none" w:sz="0" w:space="0" w:color="auto"/>
        <w:right w:val="none" w:sz="0" w:space="0" w:color="auto"/>
      </w:divBdr>
    </w:div>
    <w:div w:id="209808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jlessner\presentations\spezifikation\workshop-spezifikation\UC-000%20Objekt%20Ver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217DB-658A-4496-B295-BF642B049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UC-000 Objekt Verb.dotx</Template>
  <TotalTime>0</TotalTime>
  <Pages>1</Pages>
  <Words>1862</Words>
  <Characters>11731</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Maintenancetasks ausführen</vt:lpstr>
    </vt:vector>
  </TitlesOfParts>
  <Manager/>
  <Company>arvato</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Maintenancetasks ausführen</dc:title>
  <dc:subject>UC-701</dc:subject>
  <dc:creator>Lessner, Jan</dc:creator>
  <cp:keywords/>
  <dc:description/>
  <cp:lastModifiedBy>Lessner, Jan</cp:lastModifiedBy>
  <cp:revision>21</cp:revision>
  <cp:lastPrinted>2001-09-12T09:55:00Z</cp:lastPrinted>
  <dcterms:created xsi:type="dcterms:W3CDTF">2024-11-22T12:08:00Z</dcterms:created>
  <dcterms:modified xsi:type="dcterms:W3CDTF">2024-12-05T12:29:00Z</dcterms:modified>
</cp:coreProperties>
</file>